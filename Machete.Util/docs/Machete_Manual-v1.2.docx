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DC8" w:rsidRPr="00C92DC8" w:rsidRDefault="00C92DC8">
      <w:pPr>
        <w:rPr>
          <w:b/>
          <w:bCs/>
          <w:caps/>
          <w:spacing w:val="15"/>
          <w:sz w:val="22"/>
          <w:szCs w:val="22"/>
          <w:lang w:bidi="en-US"/>
        </w:rPr>
      </w:pPr>
      <w:bookmarkStart w:id="0" w:name="_Toc303237670"/>
    </w:p>
    <w:p w:rsidR="00C92DC8" w:rsidRPr="00C92DC8" w:rsidRDefault="00C92DC8">
      <w:pPr>
        <w:rPr>
          <w:b/>
          <w:bCs/>
          <w:caps/>
          <w:spacing w:val="15"/>
          <w:sz w:val="22"/>
          <w:szCs w:val="22"/>
          <w:lang w:bidi="en-US"/>
        </w:rPr>
      </w:pPr>
    </w:p>
    <w:p w:rsidR="00C92DC8" w:rsidRPr="00C92DC8" w:rsidRDefault="00C92DC8">
      <w:pPr>
        <w:rPr>
          <w:b/>
          <w:bCs/>
          <w:caps/>
          <w:spacing w:val="15"/>
          <w:sz w:val="22"/>
          <w:szCs w:val="22"/>
          <w:lang w:bidi="en-US"/>
        </w:rPr>
      </w:pPr>
    </w:p>
    <w:p w:rsidR="00C92DC8" w:rsidRDefault="00C92DC8" w:rsidP="00C92DC8">
      <w:pPr>
        <w:jc w:val="center"/>
        <w:rPr>
          <w:b/>
          <w:bCs/>
          <w:caps/>
          <w:spacing w:val="15"/>
          <w:sz w:val="22"/>
          <w:szCs w:val="22"/>
          <w:lang w:bidi="en-US"/>
        </w:rPr>
      </w:pPr>
      <w:r w:rsidRPr="00C92DC8">
        <w:rPr>
          <w:b/>
          <w:bCs/>
          <w:caps/>
          <w:noProof/>
          <w:spacing w:val="15"/>
          <w:sz w:val="22"/>
          <w:szCs w:val="22"/>
        </w:rPr>
        <w:drawing>
          <wp:inline distT="0" distB="0" distL="0" distR="0" wp14:anchorId="473C40F2" wp14:editId="6D945330">
            <wp:extent cx="1923810" cy="657143"/>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ete_1_close_crop.png"/>
                    <pic:cNvPicPr/>
                  </pic:nvPicPr>
                  <pic:blipFill>
                    <a:blip r:embed="rId9">
                      <a:extLst>
                        <a:ext uri="{28A0092B-C50C-407E-A947-70E740481C1C}">
                          <a14:useLocalDpi xmlns:a14="http://schemas.microsoft.com/office/drawing/2010/main" val="0"/>
                        </a:ext>
                      </a:extLst>
                    </a:blip>
                    <a:stretch>
                      <a:fillRect/>
                    </a:stretch>
                  </pic:blipFill>
                  <pic:spPr>
                    <a:xfrm>
                      <a:off x="0" y="0"/>
                      <a:ext cx="1923810" cy="657143"/>
                    </a:xfrm>
                    <a:prstGeom prst="rect">
                      <a:avLst/>
                    </a:prstGeom>
                  </pic:spPr>
                </pic:pic>
              </a:graphicData>
            </a:graphic>
          </wp:inline>
        </w:drawing>
      </w:r>
    </w:p>
    <w:p w:rsidR="00C92DC8" w:rsidRDefault="00C92DC8" w:rsidP="00C92DC8">
      <w:pPr>
        <w:jc w:val="center"/>
        <w:rPr>
          <w:b/>
          <w:bCs/>
          <w:caps/>
          <w:spacing w:val="15"/>
          <w:sz w:val="22"/>
          <w:szCs w:val="22"/>
          <w:lang w:bidi="en-US"/>
        </w:rPr>
      </w:pPr>
    </w:p>
    <w:p w:rsidR="00C92DC8" w:rsidRDefault="00C92DC8" w:rsidP="00C92DC8">
      <w:pPr>
        <w:jc w:val="center"/>
        <w:rPr>
          <w:b/>
          <w:bCs/>
          <w:caps/>
          <w:spacing w:val="15"/>
          <w:sz w:val="22"/>
          <w:szCs w:val="22"/>
          <w:lang w:bidi="en-US"/>
        </w:rPr>
      </w:pPr>
      <w:r>
        <w:rPr>
          <w:b/>
          <w:bCs/>
          <w:caps/>
          <w:spacing w:val="15"/>
          <w:sz w:val="22"/>
          <w:szCs w:val="22"/>
          <w:lang w:bidi="en-US"/>
        </w:rPr>
        <w:t>User manual</w:t>
      </w:r>
    </w:p>
    <w:p w:rsidR="00C92DC8" w:rsidRDefault="00C92DC8" w:rsidP="00C92DC8">
      <w:pPr>
        <w:jc w:val="center"/>
        <w:rPr>
          <w:b/>
          <w:bCs/>
          <w:caps/>
          <w:spacing w:val="15"/>
          <w:sz w:val="22"/>
          <w:szCs w:val="22"/>
          <w:lang w:bidi="en-US"/>
        </w:rPr>
      </w:pPr>
      <w:r>
        <w:rPr>
          <w:b/>
          <w:bCs/>
          <w:caps/>
          <w:spacing w:val="15"/>
          <w:sz w:val="22"/>
          <w:szCs w:val="22"/>
          <w:lang w:bidi="en-US"/>
        </w:rPr>
        <w:t>v1.</w:t>
      </w:r>
      <w:r w:rsidR="00961CD9">
        <w:rPr>
          <w:b/>
          <w:bCs/>
          <w:caps/>
          <w:spacing w:val="15"/>
          <w:sz w:val="22"/>
          <w:szCs w:val="22"/>
          <w:lang w:bidi="en-US"/>
        </w:rPr>
        <w:t>2</w:t>
      </w:r>
    </w:p>
    <w:p w:rsidR="00C92DC8" w:rsidRPr="00C92DC8" w:rsidRDefault="00C92DC8" w:rsidP="00C92DC8">
      <w:pPr>
        <w:jc w:val="center"/>
        <w:rPr>
          <w:b/>
          <w:bCs/>
          <w:caps/>
          <w:spacing w:val="15"/>
          <w:sz w:val="22"/>
          <w:szCs w:val="22"/>
          <w:lang w:bidi="en-US"/>
        </w:rPr>
      </w:pPr>
    </w:p>
    <w:p w:rsidR="00C92DC8" w:rsidRDefault="00C92DC8">
      <w:pPr>
        <w:rPr>
          <w:b/>
          <w:bCs/>
          <w:caps/>
          <w:color w:val="FFFFFF" w:themeColor="background1"/>
          <w:spacing w:val="15"/>
          <w:sz w:val="22"/>
          <w:szCs w:val="22"/>
          <w:lang w:bidi="en-US"/>
        </w:rPr>
      </w:pPr>
      <w:r>
        <w:rPr>
          <w:b/>
          <w:bCs/>
          <w:caps/>
          <w:color w:val="FFFFFF" w:themeColor="background1"/>
          <w:spacing w:val="15"/>
          <w:sz w:val="22"/>
          <w:szCs w:val="22"/>
          <w:lang w:bidi="en-US"/>
        </w:rPr>
        <w:br w:type="page"/>
      </w:r>
    </w:p>
    <w:sdt>
      <w:sdtPr>
        <w:rPr>
          <w:b w:val="0"/>
          <w:bCs w:val="0"/>
          <w:caps w:val="0"/>
          <w:color w:val="auto"/>
          <w:spacing w:val="0"/>
          <w:sz w:val="20"/>
          <w:szCs w:val="20"/>
          <w:lang w:bidi="ar-SA"/>
        </w:rPr>
        <w:id w:val="-823966111"/>
        <w:docPartObj>
          <w:docPartGallery w:val="Table of Contents"/>
          <w:docPartUnique/>
        </w:docPartObj>
      </w:sdtPr>
      <w:sdtEndPr>
        <w:rPr>
          <w:noProof/>
        </w:rPr>
      </w:sdtEndPr>
      <w:sdtContent>
        <w:p w:rsidR="00C92DC8" w:rsidRDefault="00C92DC8">
          <w:pPr>
            <w:pStyle w:val="TOCHeading"/>
          </w:pPr>
          <w:r>
            <w:t>Contents</w:t>
          </w:r>
        </w:p>
        <w:p w:rsidR="00DF134D" w:rsidRDefault="00C92DC8">
          <w:pPr>
            <w:pStyle w:val="TOC1"/>
            <w:tabs>
              <w:tab w:val="right" w:leader="dot" w:pos="9350"/>
            </w:tabs>
            <w:rPr>
              <w:ins w:id="1" w:author="jimm" w:date="2012-04-15T00:37:00Z"/>
              <w:noProof/>
              <w:sz w:val="22"/>
              <w:szCs w:val="22"/>
            </w:rPr>
          </w:pPr>
          <w:r>
            <w:fldChar w:fldCharType="begin"/>
          </w:r>
          <w:r>
            <w:instrText xml:space="preserve"> TOC \o "1-3" \h \z \u </w:instrText>
          </w:r>
          <w:r>
            <w:fldChar w:fldCharType="separate"/>
          </w:r>
          <w:ins w:id="2" w:author="jimm" w:date="2012-04-15T00:37:00Z">
            <w:r w:rsidR="00DF134D" w:rsidRPr="00832F47">
              <w:rPr>
                <w:rStyle w:val="Hyperlink"/>
                <w:noProof/>
              </w:rPr>
              <w:fldChar w:fldCharType="begin"/>
            </w:r>
            <w:r w:rsidR="00DF134D" w:rsidRPr="00832F47">
              <w:rPr>
                <w:rStyle w:val="Hyperlink"/>
                <w:noProof/>
              </w:rPr>
              <w:instrText xml:space="preserve"> </w:instrText>
            </w:r>
            <w:r w:rsidR="00DF134D">
              <w:rPr>
                <w:noProof/>
              </w:rPr>
              <w:instrText>HYPERLINK \l "_Toc322213586"</w:instrText>
            </w:r>
            <w:r w:rsidR="00DF134D" w:rsidRPr="00832F47">
              <w:rPr>
                <w:rStyle w:val="Hyperlink"/>
                <w:noProof/>
              </w:rPr>
              <w:instrText xml:space="preserve"> </w:instrText>
            </w:r>
            <w:r w:rsidR="00DF134D" w:rsidRPr="00832F47">
              <w:rPr>
                <w:rStyle w:val="Hyperlink"/>
                <w:noProof/>
              </w:rPr>
              <w:fldChar w:fldCharType="separate"/>
            </w:r>
            <w:r w:rsidR="00DF134D" w:rsidRPr="00832F47">
              <w:rPr>
                <w:rStyle w:val="Hyperlink"/>
                <w:noProof/>
              </w:rPr>
              <w:t>Introduction</w:t>
            </w:r>
            <w:r w:rsidR="00DF134D">
              <w:rPr>
                <w:noProof/>
                <w:webHidden/>
              </w:rPr>
              <w:tab/>
            </w:r>
            <w:r w:rsidR="00DF134D">
              <w:rPr>
                <w:noProof/>
                <w:webHidden/>
              </w:rPr>
              <w:fldChar w:fldCharType="begin"/>
            </w:r>
            <w:r w:rsidR="00DF134D">
              <w:rPr>
                <w:noProof/>
                <w:webHidden/>
              </w:rPr>
              <w:instrText xml:space="preserve"> PAGEREF _Toc322213586 \h </w:instrText>
            </w:r>
          </w:ins>
          <w:r w:rsidR="00DF134D">
            <w:rPr>
              <w:noProof/>
              <w:webHidden/>
            </w:rPr>
          </w:r>
          <w:r w:rsidR="00DF134D">
            <w:rPr>
              <w:noProof/>
              <w:webHidden/>
            </w:rPr>
            <w:fldChar w:fldCharType="separate"/>
          </w:r>
          <w:ins w:id="3" w:author="jimm" w:date="2012-04-15T00:37:00Z">
            <w:r w:rsidR="00DF134D">
              <w:rPr>
                <w:noProof/>
                <w:webHidden/>
              </w:rPr>
              <w:t>5</w:t>
            </w:r>
            <w:r w:rsidR="00DF134D">
              <w:rPr>
                <w:noProof/>
                <w:webHidden/>
              </w:rPr>
              <w:fldChar w:fldCharType="end"/>
            </w:r>
            <w:r w:rsidR="00DF134D" w:rsidRPr="00832F47">
              <w:rPr>
                <w:rStyle w:val="Hyperlink"/>
                <w:noProof/>
              </w:rPr>
              <w:fldChar w:fldCharType="end"/>
            </w:r>
          </w:ins>
        </w:p>
        <w:p w:rsidR="00DF134D" w:rsidRDefault="00DF134D">
          <w:pPr>
            <w:pStyle w:val="TOC2"/>
            <w:tabs>
              <w:tab w:val="right" w:leader="dot" w:pos="9350"/>
            </w:tabs>
            <w:rPr>
              <w:ins w:id="4" w:author="jimm" w:date="2012-04-15T00:37:00Z"/>
              <w:noProof/>
              <w:sz w:val="22"/>
              <w:szCs w:val="22"/>
            </w:rPr>
          </w:pPr>
          <w:ins w:id="5"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"_Toc322213587"</w:instrText>
            </w:r>
            <w:r w:rsidRPr="00832F47">
              <w:rPr>
                <w:rStyle w:val="Hyperlink"/>
                <w:noProof/>
              </w:rPr>
              <w:instrText xml:space="preserve"> </w:instrText>
            </w:r>
            <w:r w:rsidRPr="00832F47">
              <w:rPr>
                <w:rStyle w:val="Hyperlink"/>
                <w:noProof/>
              </w:rPr>
              <w:fldChar w:fldCharType="separate"/>
            </w:r>
            <w:r w:rsidRPr="00832F47">
              <w:rPr>
                <w:rStyle w:val="Hyperlink"/>
                <w:noProof/>
              </w:rPr>
              <w:t>The Basics</w:t>
            </w:r>
            <w:r>
              <w:rPr>
                <w:noProof/>
                <w:webHidden/>
              </w:rPr>
              <w:tab/>
            </w:r>
            <w:r>
              <w:rPr>
                <w:noProof/>
                <w:webHidden/>
              </w:rPr>
              <w:fldChar w:fldCharType="begin"/>
            </w:r>
            <w:r>
              <w:rPr>
                <w:noProof/>
                <w:webHidden/>
              </w:rPr>
              <w:instrText xml:space="preserve"> PAGEREF _Toc322213587 \h </w:instrText>
            </w:r>
          </w:ins>
          <w:r>
            <w:rPr>
              <w:noProof/>
              <w:webHidden/>
            </w:rPr>
          </w:r>
          <w:r>
            <w:rPr>
              <w:noProof/>
              <w:webHidden/>
            </w:rPr>
            <w:fldChar w:fldCharType="separate"/>
          </w:r>
          <w:ins w:id="6" w:author="jimm" w:date="2012-04-15T00:37:00Z">
            <w:r>
              <w:rPr>
                <w:noProof/>
                <w:webHidden/>
              </w:rPr>
              <w:t>5</w:t>
            </w:r>
            <w:r>
              <w:rPr>
                <w:noProof/>
                <w:webHidden/>
              </w:rPr>
              <w:fldChar w:fldCharType="end"/>
            </w:r>
            <w:r w:rsidRPr="00832F47">
              <w:rPr>
                <w:rStyle w:val="Hyperlink"/>
                <w:noProof/>
              </w:rPr>
              <w:fldChar w:fldCharType="end"/>
            </w:r>
          </w:ins>
        </w:p>
        <w:p w:rsidR="00DF134D" w:rsidRDefault="00DF134D">
          <w:pPr>
            <w:pStyle w:val="TOC3"/>
            <w:rPr>
              <w:ins w:id="7" w:author="jimm" w:date="2012-04-15T00:37:00Z"/>
              <w:noProof/>
              <w:sz w:val="22"/>
              <w:szCs w:val="22"/>
            </w:rPr>
          </w:pPr>
          <w:ins w:id="8"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"_Toc322213588"</w:instrText>
            </w:r>
            <w:r w:rsidRPr="00832F47">
              <w:rPr>
                <w:rStyle w:val="Hyperlink"/>
                <w:noProof/>
              </w:rPr>
              <w:instrText xml:space="preserve"> </w:instrText>
            </w:r>
            <w:r w:rsidRPr="00832F47">
              <w:rPr>
                <w:rStyle w:val="Hyperlink"/>
                <w:noProof/>
              </w:rPr>
              <w:fldChar w:fldCharType="separate"/>
            </w:r>
            <w:r w:rsidRPr="00832F47">
              <w:rPr>
                <w:rStyle w:val="Hyperlink"/>
                <w:rFonts w:eastAsia="Times New Roman"/>
                <w:bCs/>
                <w:noProof/>
              </w:rPr>
              <w:t>What does Machete do?</w:t>
            </w:r>
            <w:r>
              <w:rPr>
                <w:noProof/>
                <w:webHidden/>
              </w:rPr>
              <w:tab/>
            </w:r>
            <w:r>
              <w:rPr>
                <w:noProof/>
                <w:webHidden/>
              </w:rPr>
              <w:fldChar w:fldCharType="begin"/>
            </w:r>
            <w:r>
              <w:rPr>
                <w:noProof/>
                <w:webHidden/>
              </w:rPr>
              <w:instrText xml:space="preserve"> PAGEREF _Toc322213588 \h </w:instrText>
            </w:r>
          </w:ins>
          <w:r>
            <w:rPr>
              <w:noProof/>
              <w:webHidden/>
            </w:rPr>
          </w:r>
          <w:r>
            <w:rPr>
              <w:noProof/>
              <w:webHidden/>
            </w:rPr>
            <w:fldChar w:fldCharType="separate"/>
          </w:r>
          <w:ins w:id="9" w:author="jimm" w:date="2012-04-15T00:37:00Z">
            <w:r>
              <w:rPr>
                <w:noProof/>
                <w:webHidden/>
              </w:rPr>
              <w:t>5</w:t>
            </w:r>
            <w:r>
              <w:rPr>
                <w:noProof/>
                <w:webHidden/>
              </w:rPr>
              <w:fldChar w:fldCharType="end"/>
            </w:r>
            <w:r w:rsidRPr="00832F47">
              <w:rPr>
                <w:rStyle w:val="Hyperlink"/>
                <w:noProof/>
              </w:rPr>
              <w:fldChar w:fldCharType="end"/>
            </w:r>
          </w:ins>
        </w:p>
        <w:p w:rsidR="00DF134D" w:rsidRDefault="00DF134D">
          <w:pPr>
            <w:pStyle w:val="TOC3"/>
            <w:rPr>
              <w:ins w:id="10" w:author="jimm" w:date="2012-04-15T00:37:00Z"/>
              <w:noProof/>
              <w:sz w:val="22"/>
              <w:szCs w:val="22"/>
            </w:rPr>
          </w:pPr>
          <w:ins w:id="11"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"_Toc322213589"</w:instrText>
            </w:r>
            <w:r w:rsidRPr="00832F47">
              <w:rPr>
                <w:rStyle w:val="Hyperlink"/>
                <w:noProof/>
              </w:rPr>
              <w:instrText xml:space="preserve"> </w:instrText>
            </w:r>
            <w:r w:rsidRPr="00832F47">
              <w:rPr>
                <w:rStyle w:val="Hyperlink"/>
                <w:noProof/>
              </w:rPr>
              <w:fldChar w:fldCharType="separate"/>
            </w:r>
            <w:r w:rsidRPr="00832F47">
              <w:rPr>
                <w:rStyle w:val="Hyperlink"/>
                <w:noProof/>
              </w:rPr>
              <w:t>How does Machete work?</w:t>
            </w:r>
            <w:r>
              <w:rPr>
                <w:noProof/>
                <w:webHidden/>
              </w:rPr>
              <w:tab/>
            </w:r>
            <w:r>
              <w:rPr>
                <w:noProof/>
                <w:webHidden/>
              </w:rPr>
              <w:fldChar w:fldCharType="begin"/>
            </w:r>
            <w:r>
              <w:rPr>
                <w:noProof/>
                <w:webHidden/>
              </w:rPr>
              <w:instrText xml:space="preserve"> PAGEREF _Toc322213589 \h </w:instrText>
            </w:r>
          </w:ins>
          <w:r>
            <w:rPr>
              <w:noProof/>
              <w:webHidden/>
            </w:rPr>
          </w:r>
          <w:r>
            <w:rPr>
              <w:noProof/>
              <w:webHidden/>
            </w:rPr>
            <w:fldChar w:fldCharType="separate"/>
          </w:r>
          <w:ins w:id="12" w:author="jimm" w:date="2012-04-15T00:37:00Z">
            <w:r>
              <w:rPr>
                <w:noProof/>
                <w:webHidden/>
              </w:rPr>
              <w:t>5</w:t>
            </w:r>
            <w:r>
              <w:rPr>
                <w:noProof/>
                <w:webHidden/>
              </w:rPr>
              <w:fldChar w:fldCharType="end"/>
            </w:r>
            <w:r w:rsidRPr="00832F47">
              <w:rPr>
                <w:rStyle w:val="Hyperlink"/>
                <w:noProof/>
              </w:rPr>
              <w:fldChar w:fldCharType="end"/>
            </w:r>
          </w:ins>
        </w:p>
        <w:p w:rsidR="00DF134D" w:rsidRDefault="00DF134D">
          <w:pPr>
            <w:pStyle w:val="TOC3"/>
            <w:rPr>
              <w:ins w:id="13" w:author="jimm" w:date="2012-04-15T00:37:00Z"/>
              <w:noProof/>
              <w:sz w:val="22"/>
              <w:szCs w:val="22"/>
            </w:rPr>
          </w:pPr>
          <w:ins w:id="14"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"_Toc322213590"</w:instrText>
            </w:r>
            <w:r w:rsidRPr="00832F47">
              <w:rPr>
                <w:rStyle w:val="Hyperlink"/>
                <w:noProof/>
              </w:rPr>
              <w:instrText xml:space="preserve"> </w:instrText>
            </w:r>
            <w:r w:rsidRPr="00832F47">
              <w:rPr>
                <w:rStyle w:val="Hyperlink"/>
                <w:noProof/>
              </w:rPr>
              <w:fldChar w:fldCharType="separate"/>
            </w:r>
            <w:r w:rsidRPr="00832F47">
              <w:rPr>
                <w:rStyle w:val="Hyperlink"/>
                <w:noProof/>
              </w:rPr>
              <w:t>How do I login to Machete?</w:t>
            </w:r>
            <w:r>
              <w:rPr>
                <w:noProof/>
                <w:webHidden/>
              </w:rPr>
              <w:tab/>
            </w:r>
            <w:r>
              <w:rPr>
                <w:noProof/>
                <w:webHidden/>
              </w:rPr>
              <w:fldChar w:fldCharType="begin"/>
            </w:r>
            <w:r>
              <w:rPr>
                <w:noProof/>
                <w:webHidden/>
              </w:rPr>
              <w:instrText xml:space="preserve"> PAGEREF _Toc322213590 \h </w:instrText>
            </w:r>
          </w:ins>
          <w:r>
            <w:rPr>
              <w:noProof/>
              <w:webHidden/>
            </w:rPr>
          </w:r>
          <w:r>
            <w:rPr>
              <w:noProof/>
              <w:webHidden/>
            </w:rPr>
            <w:fldChar w:fldCharType="separate"/>
          </w:r>
          <w:ins w:id="15" w:author="jimm" w:date="2012-04-15T00:37:00Z">
            <w:r>
              <w:rPr>
                <w:noProof/>
                <w:webHidden/>
              </w:rPr>
              <w:t>5</w:t>
            </w:r>
            <w:r>
              <w:rPr>
                <w:noProof/>
                <w:webHidden/>
              </w:rPr>
              <w:fldChar w:fldCharType="end"/>
            </w:r>
            <w:r w:rsidRPr="00832F47">
              <w:rPr>
                <w:rStyle w:val="Hyperlink"/>
                <w:noProof/>
              </w:rPr>
              <w:fldChar w:fldCharType="end"/>
            </w:r>
          </w:ins>
        </w:p>
        <w:p w:rsidR="00DF134D" w:rsidRDefault="00DF134D">
          <w:pPr>
            <w:pStyle w:val="TOC3"/>
            <w:rPr>
              <w:ins w:id="16" w:author="jimm" w:date="2012-04-15T00:37:00Z"/>
              <w:noProof/>
              <w:sz w:val="22"/>
              <w:szCs w:val="22"/>
            </w:rPr>
          </w:pPr>
          <w:ins w:id="17"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"_Toc322213591"</w:instrText>
            </w:r>
            <w:r w:rsidRPr="00832F47">
              <w:rPr>
                <w:rStyle w:val="Hyperlink"/>
                <w:noProof/>
              </w:rPr>
              <w:instrText xml:space="preserve"> </w:instrText>
            </w:r>
            <w:r w:rsidRPr="00832F47">
              <w:rPr>
                <w:rStyle w:val="Hyperlink"/>
                <w:noProof/>
              </w:rPr>
              <w:fldChar w:fldCharType="separate"/>
            </w:r>
            <w:r w:rsidRPr="00832F47">
              <w:rPr>
                <w:rStyle w:val="Hyperlink"/>
                <w:noProof/>
              </w:rPr>
              <w:t>What does Machete not do?</w:t>
            </w:r>
            <w:r>
              <w:rPr>
                <w:noProof/>
                <w:webHidden/>
              </w:rPr>
              <w:tab/>
            </w:r>
            <w:r>
              <w:rPr>
                <w:noProof/>
                <w:webHidden/>
              </w:rPr>
              <w:fldChar w:fldCharType="begin"/>
            </w:r>
            <w:r>
              <w:rPr>
                <w:noProof/>
                <w:webHidden/>
              </w:rPr>
              <w:instrText xml:space="preserve"> PAGEREF _Toc322213591 \h </w:instrText>
            </w:r>
          </w:ins>
          <w:r>
            <w:rPr>
              <w:noProof/>
              <w:webHidden/>
            </w:rPr>
          </w:r>
          <w:r>
            <w:rPr>
              <w:noProof/>
              <w:webHidden/>
            </w:rPr>
            <w:fldChar w:fldCharType="separate"/>
          </w:r>
          <w:ins w:id="18" w:author="jimm" w:date="2012-04-15T00:37:00Z">
            <w:r>
              <w:rPr>
                <w:noProof/>
                <w:webHidden/>
              </w:rPr>
              <w:t>5</w:t>
            </w:r>
            <w:r>
              <w:rPr>
                <w:noProof/>
                <w:webHidden/>
              </w:rPr>
              <w:fldChar w:fldCharType="end"/>
            </w:r>
            <w:r w:rsidRPr="00832F47">
              <w:rPr>
                <w:rStyle w:val="Hyperlink"/>
                <w:noProof/>
              </w:rPr>
              <w:fldChar w:fldCharType="end"/>
            </w:r>
          </w:ins>
        </w:p>
        <w:p w:rsidR="00DF134D" w:rsidRDefault="00DF134D">
          <w:pPr>
            <w:pStyle w:val="TOC3"/>
            <w:rPr>
              <w:ins w:id="19" w:author="jimm" w:date="2012-04-15T00:37:00Z"/>
              <w:noProof/>
              <w:sz w:val="22"/>
              <w:szCs w:val="22"/>
            </w:rPr>
          </w:pPr>
          <w:ins w:id="20"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"_Toc322213592"</w:instrText>
            </w:r>
            <w:r w:rsidRPr="00832F47">
              <w:rPr>
                <w:rStyle w:val="Hyperlink"/>
                <w:noProof/>
              </w:rPr>
              <w:instrText xml:space="preserve"> </w:instrText>
            </w:r>
            <w:r w:rsidRPr="00832F47">
              <w:rPr>
                <w:rStyle w:val="Hyperlink"/>
                <w:noProof/>
              </w:rPr>
              <w:fldChar w:fldCharType="separate"/>
            </w:r>
            <w:r w:rsidRPr="00832F47">
              <w:rPr>
                <w:rStyle w:val="Hyperlink"/>
                <w:noProof/>
              </w:rPr>
              <w:t>terminology</w:t>
            </w:r>
            <w:r>
              <w:rPr>
                <w:noProof/>
                <w:webHidden/>
              </w:rPr>
              <w:tab/>
            </w:r>
            <w:r>
              <w:rPr>
                <w:noProof/>
                <w:webHidden/>
              </w:rPr>
              <w:fldChar w:fldCharType="begin"/>
            </w:r>
            <w:r>
              <w:rPr>
                <w:noProof/>
                <w:webHidden/>
              </w:rPr>
              <w:instrText xml:space="preserve"> PAGEREF _Toc322213592 \h </w:instrText>
            </w:r>
          </w:ins>
          <w:r>
            <w:rPr>
              <w:noProof/>
              <w:webHidden/>
            </w:rPr>
          </w:r>
          <w:r>
            <w:rPr>
              <w:noProof/>
              <w:webHidden/>
            </w:rPr>
            <w:fldChar w:fldCharType="separate"/>
          </w:r>
          <w:ins w:id="21" w:author="jimm" w:date="2012-04-15T00:37:00Z">
            <w:r>
              <w:rPr>
                <w:noProof/>
                <w:webHidden/>
              </w:rPr>
              <w:t>6</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22" w:author="jimm" w:date="2012-04-15T00:37:00Z"/>
              <w:noProof/>
              <w:sz w:val="22"/>
              <w:szCs w:val="22"/>
            </w:rPr>
          </w:pPr>
          <w:ins w:id="23"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"_Toc322213593"</w:instrText>
            </w:r>
            <w:r w:rsidRPr="00832F47">
              <w:rPr>
                <w:rStyle w:val="Hyperlink"/>
                <w:noProof/>
              </w:rPr>
              <w:instrText xml:space="preserve"> </w:instrText>
            </w:r>
            <w:r w:rsidRPr="00832F47">
              <w:rPr>
                <w:rStyle w:val="Hyperlink"/>
                <w:noProof/>
              </w:rPr>
              <w:fldChar w:fldCharType="separate"/>
            </w:r>
            <w:r w:rsidRPr="00832F47">
              <w:rPr>
                <w:rStyle w:val="Hyperlink"/>
                <w:noProof/>
              </w:rPr>
              <w:t>The Machete Interface</w:t>
            </w:r>
            <w:r>
              <w:rPr>
                <w:noProof/>
                <w:webHidden/>
              </w:rPr>
              <w:tab/>
            </w:r>
            <w:r>
              <w:rPr>
                <w:noProof/>
                <w:webHidden/>
              </w:rPr>
              <w:fldChar w:fldCharType="begin"/>
            </w:r>
            <w:r>
              <w:rPr>
                <w:noProof/>
                <w:webHidden/>
              </w:rPr>
              <w:instrText xml:space="preserve"> PAGEREF _Toc322213593 \h </w:instrText>
            </w:r>
          </w:ins>
          <w:r>
            <w:rPr>
              <w:noProof/>
              <w:webHidden/>
            </w:rPr>
          </w:r>
          <w:r>
            <w:rPr>
              <w:noProof/>
              <w:webHidden/>
            </w:rPr>
            <w:fldChar w:fldCharType="separate"/>
          </w:r>
          <w:ins w:id="24" w:author="jimm" w:date="2012-04-15T00:37:00Z">
            <w:r>
              <w:rPr>
                <w:noProof/>
                <w:webHidden/>
              </w:rPr>
              <w:t>6</w:t>
            </w:r>
            <w:r>
              <w:rPr>
                <w:noProof/>
                <w:webHidden/>
              </w:rPr>
              <w:fldChar w:fldCharType="end"/>
            </w:r>
            <w:r w:rsidRPr="00832F47">
              <w:rPr>
                <w:rStyle w:val="Hyperlink"/>
                <w:noProof/>
              </w:rPr>
              <w:fldChar w:fldCharType="end"/>
            </w:r>
          </w:ins>
        </w:p>
        <w:p w:rsidR="00DF134D" w:rsidRDefault="00DF134D">
          <w:pPr>
            <w:pStyle w:val="TOC3"/>
            <w:rPr>
              <w:ins w:id="25" w:author="jimm" w:date="2012-04-15T00:37:00Z"/>
              <w:noProof/>
              <w:sz w:val="22"/>
              <w:szCs w:val="22"/>
            </w:rPr>
          </w:pPr>
          <w:ins w:id="26"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"_Toc322213594"</w:instrText>
            </w:r>
            <w:r w:rsidRPr="00832F47">
              <w:rPr>
                <w:rStyle w:val="Hyperlink"/>
                <w:noProof/>
              </w:rPr>
              <w:instrText xml:space="preserve"> </w:instrText>
            </w:r>
            <w:r w:rsidRPr="00832F47">
              <w:rPr>
                <w:rStyle w:val="Hyperlink"/>
                <w:noProof/>
              </w:rPr>
              <w:fldChar w:fldCharType="separate"/>
            </w:r>
            <w:r w:rsidRPr="00832F47">
              <w:rPr>
                <w:rStyle w:val="Hyperlink"/>
                <w:noProof/>
              </w:rPr>
              <w:t>navigation</w:t>
            </w:r>
            <w:r>
              <w:rPr>
                <w:noProof/>
                <w:webHidden/>
              </w:rPr>
              <w:tab/>
            </w:r>
            <w:r>
              <w:rPr>
                <w:noProof/>
                <w:webHidden/>
              </w:rPr>
              <w:fldChar w:fldCharType="begin"/>
            </w:r>
            <w:r>
              <w:rPr>
                <w:noProof/>
                <w:webHidden/>
              </w:rPr>
              <w:instrText xml:space="preserve"> PAGEREF _Toc322213594 \h </w:instrText>
            </w:r>
          </w:ins>
          <w:r>
            <w:rPr>
              <w:noProof/>
              <w:webHidden/>
            </w:rPr>
          </w:r>
          <w:r>
            <w:rPr>
              <w:noProof/>
              <w:webHidden/>
            </w:rPr>
            <w:fldChar w:fldCharType="separate"/>
          </w:r>
          <w:ins w:id="27" w:author="jimm" w:date="2012-04-15T00:37:00Z">
            <w:r>
              <w:rPr>
                <w:noProof/>
                <w:webHidden/>
              </w:rPr>
              <w:t>6</w:t>
            </w:r>
            <w:r>
              <w:rPr>
                <w:noProof/>
                <w:webHidden/>
              </w:rPr>
              <w:fldChar w:fldCharType="end"/>
            </w:r>
            <w:r w:rsidRPr="00832F47">
              <w:rPr>
                <w:rStyle w:val="Hyperlink"/>
                <w:noProof/>
              </w:rPr>
              <w:fldChar w:fldCharType="end"/>
            </w:r>
          </w:ins>
        </w:p>
        <w:p w:rsidR="00DF134D" w:rsidRDefault="00DF134D">
          <w:pPr>
            <w:pStyle w:val="TOC3"/>
            <w:rPr>
              <w:ins w:id="28" w:author="jimm" w:date="2012-04-15T00:37:00Z"/>
              <w:noProof/>
              <w:sz w:val="22"/>
              <w:szCs w:val="22"/>
            </w:rPr>
          </w:pPr>
          <w:ins w:id="29"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"_Toc322213595"</w:instrText>
            </w:r>
            <w:r w:rsidRPr="00832F47">
              <w:rPr>
                <w:rStyle w:val="Hyperlink"/>
                <w:noProof/>
              </w:rPr>
              <w:instrText xml:space="preserve"> </w:instrText>
            </w:r>
            <w:r w:rsidRPr="00832F47">
              <w:rPr>
                <w:rStyle w:val="Hyperlink"/>
                <w:noProof/>
              </w:rPr>
              <w:fldChar w:fldCharType="separate"/>
            </w:r>
            <w:r w:rsidRPr="00832F47">
              <w:rPr>
                <w:rStyle w:val="Hyperlink"/>
                <w:noProof/>
              </w:rPr>
              <w:t>Required fields</w:t>
            </w:r>
            <w:r>
              <w:rPr>
                <w:noProof/>
                <w:webHidden/>
              </w:rPr>
              <w:tab/>
            </w:r>
            <w:r>
              <w:rPr>
                <w:noProof/>
                <w:webHidden/>
              </w:rPr>
              <w:fldChar w:fldCharType="begin"/>
            </w:r>
            <w:r>
              <w:rPr>
                <w:noProof/>
                <w:webHidden/>
              </w:rPr>
              <w:instrText xml:space="preserve"> PAGEREF _Toc322213595 \h </w:instrText>
            </w:r>
          </w:ins>
          <w:r>
            <w:rPr>
              <w:noProof/>
              <w:webHidden/>
            </w:rPr>
          </w:r>
          <w:r>
            <w:rPr>
              <w:noProof/>
              <w:webHidden/>
            </w:rPr>
            <w:fldChar w:fldCharType="separate"/>
          </w:r>
          <w:ins w:id="30" w:author="jimm" w:date="2012-04-15T00:37:00Z">
            <w:r>
              <w:rPr>
                <w:noProof/>
                <w:webHidden/>
              </w:rPr>
              <w:t>8</w:t>
            </w:r>
            <w:r>
              <w:rPr>
                <w:noProof/>
                <w:webHidden/>
              </w:rPr>
              <w:fldChar w:fldCharType="end"/>
            </w:r>
            <w:r w:rsidRPr="00832F47">
              <w:rPr>
                <w:rStyle w:val="Hyperlink"/>
                <w:noProof/>
              </w:rPr>
              <w:fldChar w:fldCharType="end"/>
            </w:r>
          </w:ins>
        </w:p>
        <w:p w:rsidR="00DF134D" w:rsidRDefault="00DF134D">
          <w:pPr>
            <w:pStyle w:val="TOC3"/>
            <w:rPr>
              <w:ins w:id="31" w:author="jimm" w:date="2012-04-15T00:37:00Z"/>
              <w:noProof/>
              <w:sz w:val="22"/>
              <w:szCs w:val="22"/>
            </w:rPr>
          </w:pPr>
          <w:ins w:id="32"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"_Toc322213596"</w:instrText>
            </w:r>
            <w:r w:rsidRPr="00832F47">
              <w:rPr>
                <w:rStyle w:val="Hyperlink"/>
                <w:noProof/>
              </w:rPr>
              <w:instrText xml:space="preserve"> </w:instrText>
            </w:r>
            <w:r w:rsidRPr="00832F47">
              <w:rPr>
                <w:rStyle w:val="Hyperlink"/>
                <w:noProof/>
              </w:rPr>
              <w:fldChar w:fldCharType="separate"/>
            </w:r>
            <w:r w:rsidRPr="00832F47">
              <w:rPr>
                <w:rStyle w:val="Hyperlink"/>
                <w:noProof/>
              </w:rPr>
              <w:t>Discard Changes warning</w:t>
            </w:r>
            <w:r>
              <w:rPr>
                <w:noProof/>
                <w:webHidden/>
              </w:rPr>
              <w:tab/>
            </w:r>
            <w:r>
              <w:rPr>
                <w:noProof/>
                <w:webHidden/>
              </w:rPr>
              <w:fldChar w:fldCharType="begin"/>
            </w:r>
            <w:r>
              <w:rPr>
                <w:noProof/>
                <w:webHidden/>
              </w:rPr>
              <w:instrText xml:space="preserve"> PAGEREF _Toc322213596 \h </w:instrText>
            </w:r>
          </w:ins>
          <w:r>
            <w:rPr>
              <w:noProof/>
              <w:webHidden/>
            </w:rPr>
          </w:r>
          <w:r>
            <w:rPr>
              <w:noProof/>
              <w:webHidden/>
            </w:rPr>
            <w:fldChar w:fldCharType="separate"/>
          </w:r>
          <w:ins w:id="33" w:author="jimm" w:date="2012-04-15T00:37:00Z">
            <w:r>
              <w:rPr>
                <w:noProof/>
                <w:webHidden/>
              </w:rPr>
              <w:t>8</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34" w:author="jimm" w:date="2012-04-15T00:37:00Z"/>
              <w:noProof/>
              <w:sz w:val="22"/>
              <w:szCs w:val="22"/>
            </w:rPr>
          </w:pPr>
          <w:ins w:id="35"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"_Toc322213597"</w:instrText>
            </w:r>
            <w:r w:rsidRPr="00832F47">
              <w:rPr>
                <w:rStyle w:val="Hyperlink"/>
                <w:noProof/>
              </w:rPr>
              <w:instrText xml:space="preserve"> </w:instrText>
            </w:r>
            <w:r w:rsidRPr="00832F47">
              <w:rPr>
                <w:rStyle w:val="Hyperlink"/>
                <w:noProof/>
              </w:rPr>
              <w:fldChar w:fldCharType="separate"/>
            </w:r>
            <w:r w:rsidRPr="00832F47">
              <w:rPr>
                <w:rStyle w:val="Hyperlink"/>
                <w:noProof/>
              </w:rPr>
              <w:t>Pages of machete</w:t>
            </w:r>
            <w:r>
              <w:rPr>
                <w:noProof/>
                <w:webHidden/>
              </w:rPr>
              <w:tab/>
            </w:r>
            <w:r>
              <w:rPr>
                <w:noProof/>
                <w:webHidden/>
              </w:rPr>
              <w:fldChar w:fldCharType="begin"/>
            </w:r>
            <w:r>
              <w:rPr>
                <w:noProof/>
                <w:webHidden/>
              </w:rPr>
              <w:instrText xml:space="preserve"> PAGEREF _Toc322213597 \h </w:instrText>
            </w:r>
          </w:ins>
          <w:r>
            <w:rPr>
              <w:noProof/>
              <w:webHidden/>
            </w:rPr>
          </w:r>
          <w:r>
            <w:rPr>
              <w:noProof/>
              <w:webHidden/>
            </w:rPr>
            <w:fldChar w:fldCharType="separate"/>
          </w:r>
          <w:ins w:id="36" w:author="jimm" w:date="2012-04-15T00:37:00Z">
            <w:r>
              <w:rPr>
                <w:noProof/>
                <w:webHidden/>
              </w:rPr>
              <w:t>9</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37" w:author="jimm" w:date="2012-04-15T00:37:00Z"/>
              <w:noProof/>
              <w:sz w:val="22"/>
              <w:szCs w:val="22"/>
            </w:rPr>
          </w:pPr>
          <w:ins w:id="38"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"_Toc322213598"</w:instrText>
            </w:r>
            <w:r w:rsidRPr="00832F47">
              <w:rPr>
                <w:rStyle w:val="Hyperlink"/>
                <w:noProof/>
              </w:rPr>
              <w:instrText xml:space="preserve"> </w:instrText>
            </w:r>
            <w:r w:rsidRPr="00832F47">
              <w:rPr>
                <w:rStyle w:val="Hyperlink"/>
                <w:noProof/>
              </w:rPr>
              <w:fldChar w:fldCharType="separate"/>
            </w:r>
            <w:r w:rsidRPr="00832F47">
              <w:rPr>
                <w:rStyle w:val="Hyperlink"/>
                <w:noProof/>
              </w:rPr>
              <w:t>User Accounts</w:t>
            </w:r>
            <w:r>
              <w:rPr>
                <w:noProof/>
                <w:webHidden/>
              </w:rPr>
              <w:tab/>
            </w:r>
            <w:r>
              <w:rPr>
                <w:noProof/>
                <w:webHidden/>
              </w:rPr>
              <w:fldChar w:fldCharType="begin"/>
            </w:r>
            <w:r>
              <w:rPr>
                <w:noProof/>
                <w:webHidden/>
              </w:rPr>
              <w:instrText xml:space="preserve"> PAGEREF _Toc322213598 \h </w:instrText>
            </w:r>
          </w:ins>
          <w:r>
            <w:rPr>
              <w:noProof/>
              <w:webHidden/>
            </w:rPr>
          </w:r>
          <w:r>
            <w:rPr>
              <w:noProof/>
              <w:webHidden/>
            </w:rPr>
            <w:fldChar w:fldCharType="separate"/>
          </w:r>
          <w:ins w:id="39" w:author="jimm" w:date="2012-04-15T00:37:00Z">
            <w:r>
              <w:rPr>
                <w:noProof/>
                <w:webHidden/>
              </w:rPr>
              <w:t>9</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40" w:author="jimm" w:date="2012-04-15T00:37:00Z"/>
              <w:noProof/>
              <w:sz w:val="22"/>
              <w:szCs w:val="22"/>
            </w:rPr>
          </w:pPr>
          <w:ins w:id="41"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"_Toc322213599"</w:instrText>
            </w:r>
            <w:r w:rsidRPr="00832F47">
              <w:rPr>
                <w:rStyle w:val="Hyperlink"/>
                <w:noProof/>
              </w:rPr>
              <w:instrText xml:space="preserve"> </w:instrText>
            </w:r>
            <w:r w:rsidRPr="00832F47">
              <w:rPr>
                <w:rStyle w:val="Hyperlink"/>
                <w:noProof/>
              </w:rPr>
              <w:fldChar w:fldCharType="separate"/>
            </w:r>
            <w:r w:rsidRPr="00832F47">
              <w:rPr>
                <w:rStyle w:val="Hyperlink"/>
                <w:noProof/>
              </w:rPr>
              <w:t>Bilingual Support</w:t>
            </w:r>
            <w:r>
              <w:rPr>
                <w:noProof/>
                <w:webHidden/>
              </w:rPr>
              <w:tab/>
            </w:r>
            <w:r>
              <w:rPr>
                <w:noProof/>
                <w:webHidden/>
              </w:rPr>
              <w:fldChar w:fldCharType="begin"/>
            </w:r>
            <w:r>
              <w:rPr>
                <w:noProof/>
                <w:webHidden/>
              </w:rPr>
              <w:instrText xml:space="preserve"> PAGEREF _Toc322213599 \h </w:instrText>
            </w:r>
          </w:ins>
          <w:r>
            <w:rPr>
              <w:noProof/>
              <w:webHidden/>
            </w:rPr>
          </w:r>
          <w:r>
            <w:rPr>
              <w:noProof/>
              <w:webHidden/>
            </w:rPr>
            <w:fldChar w:fldCharType="separate"/>
          </w:r>
          <w:ins w:id="42" w:author="jimm" w:date="2012-04-15T00:37:00Z">
            <w:r>
              <w:rPr>
                <w:noProof/>
                <w:webHidden/>
              </w:rPr>
              <w:t>10</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43" w:author="jimm" w:date="2012-04-15T00:37:00Z"/>
              <w:noProof/>
              <w:sz w:val="22"/>
              <w:szCs w:val="22"/>
            </w:rPr>
          </w:pPr>
          <w:ins w:id="44"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"_Toc322213600"</w:instrText>
            </w:r>
            <w:r w:rsidRPr="00832F47">
              <w:rPr>
                <w:rStyle w:val="Hyperlink"/>
                <w:noProof/>
              </w:rPr>
              <w:instrText xml:space="preserve"> </w:instrText>
            </w:r>
            <w:r w:rsidRPr="00832F47">
              <w:rPr>
                <w:rStyle w:val="Hyperlink"/>
                <w:noProof/>
              </w:rPr>
              <w:fldChar w:fldCharType="separate"/>
            </w:r>
            <w:r w:rsidRPr="00832F47">
              <w:rPr>
                <w:rStyle w:val="Hyperlink"/>
                <w:noProof/>
              </w:rPr>
              <w:t>Work flow</w:t>
            </w:r>
            <w:r>
              <w:rPr>
                <w:noProof/>
                <w:webHidden/>
              </w:rPr>
              <w:tab/>
            </w:r>
            <w:r>
              <w:rPr>
                <w:noProof/>
                <w:webHidden/>
              </w:rPr>
              <w:fldChar w:fldCharType="begin"/>
            </w:r>
            <w:r>
              <w:rPr>
                <w:noProof/>
                <w:webHidden/>
              </w:rPr>
              <w:instrText xml:space="preserve"> PAGEREF _Toc322213600 \h </w:instrText>
            </w:r>
          </w:ins>
          <w:r>
            <w:rPr>
              <w:noProof/>
              <w:webHidden/>
            </w:rPr>
          </w:r>
          <w:r>
            <w:rPr>
              <w:noProof/>
              <w:webHidden/>
            </w:rPr>
            <w:fldChar w:fldCharType="separate"/>
          </w:r>
          <w:ins w:id="45" w:author="jimm" w:date="2012-04-15T00:37:00Z">
            <w:r>
              <w:rPr>
                <w:noProof/>
                <w:webHidden/>
              </w:rPr>
              <w:t>10</w:t>
            </w:r>
            <w:r>
              <w:rPr>
                <w:noProof/>
                <w:webHidden/>
              </w:rPr>
              <w:fldChar w:fldCharType="end"/>
            </w:r>
            <w:r w:rsidRPr="00832F47">
              <w:rPr>
                <w:rStyle w:val="Hyperlink"/>
                <w:noProof/>
              </w:rPr>
              <w:fldChar w:fldCharType="end"/>
            </w:r>
          </w:ins>
        </w:p>
        <w:p w:rsidR="00DF134D" w:rsidRDefault="00DF134D">
          <w:pPr>
            <w:pStyle w:val="TOC1"/>
            <w:tabs>
              <w:tab w:val="right" w:leader="dot" w:pos="9350"/>
            </w:tabs>
            <w:rPr>
              <w:ins w:id="46" w:author="jimm" w:date="2012-04-15T00:37:00Z"/>
              <w:noProof/>
              <w:sz w:val="22"/>
              <w:szCs w:val="22"/>
            </w:rPr>
          </w:pPr>
          <w:ins w:id="47"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"_Toc322213601"</w:instrText>
            </w:r>
            <w:r w:rsidRPr="00832F47">
              <w:rPr>
                <w:rStyle w:val="Hyperlink"/>
                <w:noProof/>
              </w:rPr>
              <w:instrText xml:space="preserve"> </w:instrText>
            </w:r>
            <w:r w:rsidRPr="00832F47">
              <w:rPr>
                <w:rStyle w:val="Hyperlink"/>
                <w:noProof/>
              </w:rPr>
              <w:fldChar w:fldCharType="separate"/>
            </w:r>
            <w:r w:rsidRPr="00832F47">
              <w:rPr>
                <w:rStyle w:val="Hyperlink"/>
                <w:noProof/>
              </w:rPr>
              <w:t>Home</w:t>
            </w:r>
            <w:r>
              <w:rPr>
                <w:noProof/>
                <w:webHidden/>
              </w:rPr>
              <w:tab/>
            </w:r>
            <w:r>
              <w:rPr>
                <w:noProof/>
                <w:webHidden/>
              </w:rPr>
              <w:fldChar w:fldCharType="begin"/>
            </w:r>
            <w:r>
              <w:rPr>
                <w:noProof/>
                <w:webHidden/>
              </w:rPr>
              <w:instrText xml:space="preserve"> PAGEREF _Toc322213601 \h </w:instrText>
            </w:r>
          </w:ins>
          <w:r>
            <w:rPr>
              <w:noProof/>
              <w:webHidden/>
            </w:rPr>
          </w:r>
          <w:r>
            <w:rPr>
              <w:noProof/>
              <w:webHidden/>
            </w:rPr>
            <w:fldChar w:fldCharType="separate"/>
          </w:r>
          <w:ins w:id="48" w:author="jimm" w:date="2012-04-15T00:37:00Z">
            <w:r>
              <w:rPr>
                <w:noProof/>
                <w:webHidden/>
              </w:rPr>
              <w:t>11</w:t>
            </w:r>
            <w:r>
              <w:rPr>
                <w:noProof/>
                <w:webHidden/>
              </w:rPr>
              <w:fldChar w:fldCharType="end"/>
            </w:r>
            <w:r w:rsidRPr="00832F47">
              <w:rPr>
                <w:rStyle w:val="Hyperlink"/>
                <w:noProof/>
              </w:rPr>
              <w:fldChar w:fldCharType="end"/>
            </w:r>
          </w:ins>
        </w:p>
        <w:p w:rsidR="00DF134D" w:rsidRDefault="00DF134D">
          <w:pPr>
            <w:pStyle w:val="TOC1"/>
            <w:tabs>
              <w:tab w:val="right" w:leader="dot" w:pos="9350"/>
            </w:tabs>
            <w:rPr>
              <w:ins w:id="49" w:author="jimm" w:date="2012-04-15T00:37:00Z"/>
              <w:noProof/>
              <w:sz w:val="22"/>
              <w:szCs w:val="22"/>
            </w:rPr>
          </w:pPr>
          <w:ins w:id="50"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"_Toc322213602"</w:instrText>
            </w:r>
            <w:r w:rsidRPr="00832F47">
              <w:rPr>
                <w:rStyle w:val="Hyperlink"/>
                <w:noProof/>
              </w:rPr>
              <w:instrText xml:space="preserve"> </w:instrText>
            </w:r>
            <w:r w:rsidRPr="00832F47">
              <w:rPr>
                <w:rStyle w:val="Hyperlink"/>
                <w:noProof/>
              </w:rPr>
              <w:fldChar w:fldCharType="separate"/>
            </w:r>
            <w:r w:rsidRPr="00832F47">
              <w:rPr>
                <w:rStyle w:val="Hyperlink"/>
                <w:noProof/>
              </w:rPr>
              <w:t>Employers</w:t>
            </w:r>
            <w:r>
              <w:rPr>
                <w:noProof/>
                <w:webHidden/>
              </w:rPr>
              <w:tab/>
            </w:r>
            <w:r>
              <w:rPr>
                <w:noProof/>
                <w:webHidden/>
              </w:rPr>
              <w:fldChar w:fldCharType="begin"/>
            </w:r>
            <w:r>
              <w:rPr>
                <w:noProof/>
                <w:webHidden/>
              </w:rPr>
              <w:instrText xml:space="preserve"> PAGEREF _Toc322213602 \h </w:instrText>
            </w:r>
          </w:ins>
          <w:r>
            <w:rPr>
              <w:noProof/>
              <w:webHidden/>
            </w:rPr>
          </w:r>
          <w:r>
            <w:rPr>
              <w:noProof/>
              <w:webHidden/>
            </w:rPr>
            <w:fldChar w:fldCharType="separate"/>
          </w:r>
          <w:ins w:id="51" w:author="jimm" w:date="2012-04-15T00:37:00Z">
            <w:r>
              <w:rPr>
                <w:noProof/>
                <w:webHidden/>
              </w:rPr>
              <w:t>12</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52" w:author="jimm" w:date="2012-04-15T00:37:00Z"/>
              <w:noProof/>
              <w:sz w:val="22"/>
              <w:szCs w:val="22"/>
            </w:rPr>
          </w:pPr>
          <w:ins w:id="53"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"_Toc322213603"</w:instrText>
            </w:r>
            <w:r w:rsidRPr="00832F47">
              <w:rPr>
                <w:rStyle w:val="Hyperlink"/>
                <w:noProof/>
              </w:rPr>
              <w:instrText xml:space="preserve"> </w:instrText>
            </w:r>
            <w:r w:rsidRPr="00832F47">
              <w:rPr>
                <w:rStyle w:val="Hyperlink"/>
                <w:noProof/>
              </w:rPr>
              <w:fldChar w:fldCharType="separate"/>
            </w:r>
            <w:r w:rsidRPr="00832F47">
              <w:rPr>
                <w:rStyle w:val="Hyperlink"/>
                <w:noProof/>
              </w:rPr>
              <w:t>searching for an employer</w:t>
            </w:r>
            <w:r>
              <w:rPr>
                <w:noProof/>
                <w:webHidden/>
              </w:rPr>
              <w:tab/>
            </w:r>
            <w:r>
              <w:rPr>
                <w:noProof/>
                <w:webHidden/>
              </w:rPr>
              <w:fldChar w:fldCharType="begin"/>
            </w:r>
            <w:r>
              <w:rPr>
                <w:noProof/>
                <w:webHidden/>
              </w:rPr>
              <w:instrText xml:space="preserve"> PAGEREF _Toc322213603 \h </w:instrText>
            </w:r>
          </w:ins>
          <w:r>
            <w:rPr>
              <w:noProof/>
              <w:webHidden/>
            </w:rPr>
          </w:r>
          <w:r>
            <w:rPr>
              <w:noProof/>
              <w:webHidden/>
            </w:rPr>
            <w:fldChar w:fldCharType="separate"/>
          </w:r>
          <w:ins w:id="54" w:author="jimm" w:date="2012-04-15T00:37:00Z">
            <w:r>
              <w:rPr>
                <w:noProof/>
                <w:webHidden/>
              </w:rPr>
              <w:t>12</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55" w:author="jimm" w:date="2012-04-15T00:37:00Z"/>
              <w:noProof/>
              <w:sz w:val="22"/>
              <w:szCs w:val="22"/>
            </w:rPr>
          </w:pPr>
          <w:ins w:id="56"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"_Toc322213604"</w:instrText>
            </w:r>
            <w:r w:rsidRPr="00832F47">
              <w:rPr>
                <w:rStyle w:val="Hyperlink"/>
                <w:noProof/>
              </w:rPr>
              <w:instrText xml:space="preserve"> </w:instrText>
            </w:r>
            <w:r w:rsidRPr="00832F47">
              <w:rPr>
                <w:rStyle w:val="Hyperlink"/>
                <w:noProof/>
              </w:rPr>
              <w:fldChar w:fldCharType="separate"/>
            </w:r>
            <w:r w:rsidRPr="00832F47">
              <w:rPr>
                <w:rStyle w:val="Hyperlink"/>
                <w:noProof/>
              </w:rPr>
              <w:t>editing an existing employer</w:t>
            </w:r>
            <w:r>
              <w:rPr>
                <w:noProof/>
                <w:webHidden/>
              </w:rPr>
              <w:tab/>
            </w:r>
            <w:r>
              <w:rPr>
                <w:noProof/>
                <w:webHidden/>
              </w:rPr>
              <w:fldChar w:fldCharType="begin"/>
            </w:r>
            <w:r>
              <w:rPr>
                <w:noProof/>
                <w:webHidden/>
              </w:rPr>
              <w:instrText xml:space="preserve"> PAGEREF _Toc322213604 \h </w:instrText>
            </w:r>
          </w:ins>
          <w:r>
            <w:rPr>
              <w:noProof/>
              <w:webHidden/>
            </w:rPr>
          </w:r>
          <w:r>
            <w:rPr>
              <w:noProof/>
              <w:webHidden/>
            </w:rPr>
            <w:fldChar w:fldCharType="separate"/>
          </w:r>
          <w:ins w:id="57" w:author="jimm" w:date="2012-04-15T00:37:00Z">
            <w:r>
              <w:rPr>
                <w:noProof/>
                <w:webHidden/>
              </w:rPr>
              <w:t>13</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58" w:author="jimm" w:date="2012-04-15T00:37:00Z"/>
              <w:noProof/>
              <w:sz w:val="22"/>
              <w:szCs w:val="22"/>
            </w:rPr>
          </w:pPr>
          <w:ins w:id="59"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"_Toc322213605"</w:instrText>
            </w:r>
            <w:r w:rsidRPr="00832F47">
              <w:rPr>
                <w:rStyle w:val="Hyperlink"/>
                <w:noProof/>
              </w:rPr>
              <w:instrText xml:space="preserve"> </w:instrText>
            </w:r>
            <w:r w:rsidRPr="00832F47">
              <w:rPr>
                <w:rStyle w:val="Hyperlink"/>
                <w:noProof/>
              </w:rPr>
              <w:fldChar w:fldCharType="separate"/>
            </w:r>
            <w:r w:rsidRPr="00832F47">
              <w:rPr>
                <w:rStyle w:val="Hyperlink"/>
                <w:noProof/>
              </w:rPr>
              <w:t>creating a new employer</w:t>
            </w:r>
            <w:r>
              <w:rPr>
                <w:noProof/>
                <w:webHidden/>
              </w:rPr>
              <w:tab/>
            </w:r>
            <w:r>
              <w:rPr>
                <w:noProof/>
                <w:webHidden/>
              </w:rPr>
              <w:fldChar w:fldCharType="begin"/>
            </w:r>
            <w:r>
              <w:rPr>
                <w:noProof/>
                <w:webHidden/>
              </w:rPr>
              <w:instrText xml:space="preserve"> PAGEREF _Toc322213605 \h </w:instrText>
            </w:r>
          </w:ins>
          <w:r>
            <w:rPr>
              <w:noProof/>
              <w:webHidden/>
            </w:rPr>
          </w:r>
          <w:r>
            <w:rPr>
              <w:noProof/>
              <w:webHidden/>
            </w:rPr>
            <w:fldChar w:fldCharType="separate"/>
          </w:r>
          <w:ins w:id="60" w:author="jimm" w:date="2012-04-15T00:37:00Z">
            <w:r>
              <w:rPr>
                <w:noProof/>
                <w:webHidden/>
              </w:rPr>
              <w:t>13</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61" w:author="jimm" w:date="2012-04-15T00:37:00Z"/>
              <w:noProof/>
              <w:sz w:val="22"/>
              <w:szCs w:val="22"/>
            </w:rPr>
          </w:pPr>
          <w:ins w:id="62"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"_Toc322213606"</w:instrText>
            </w:r>
            <w:r w:rsidRPr="00832F47">
              <w:rPr>
                <w:rStyle w:val="Hyperlink"/>
                <w:noProof/>
              </w:rPr>
              <w:instrText xml:space="preserve"> </w:instrText>
            </w:r>
            <w:r w:rsidRPr="00832F47">
              <w:rPr>
                <w:rStyle w:val="Hyperlink"/>
                <w:noProof/>
              </w:rPr>
              <w:fldChar w:fldCharType="separate"/>
            </w:r>
            <w:r w:rsidRPr="00832F47">
              <w:rPr>
                <w:rStyle w:val="Hyperlink"/>
                <w:noProof/>
              </w:rPr>
              <w:t>deleting an employer (Managers Only)</w:t>
            </w:r>
            <w:r>
              <w:rPr>
                <w:noProof/>
                <w:webHidden/>
              </w:rPr>
              <w:tab/>
            </w:r>
            <w:r>
              <w:rPr>
                <w:noProof/>
                <w:webHidden/>
              </w:rPr>
              <w:fldChar w:fldCharType="begin"/>
            </w:r>
            <w:r>
              <w:rPr>
                <w:noProof/>
                <w:webHidden/>
              </w:rPr>
              <w:instrText xml:space="preserve"> PAGEREF _Toc322213606 \h </w:instrText>
            </w:r>
          </w:ins>
          <w:r>
            <w:rPr>
              <w:noProof/>
              <w:webHidden/>
            </w:rPr>
          </w:r>
          <w:r>
            <w:rPr>
              <w:noProof/>
              <w:webHidden/>
            </w:rPr>
            <w:fldChar w:fldCharType="separate"/>
          </w:r>
          <w:ins w:id="63" w:author="jimm" w:date="2012-04-15T00:37:00Z">
            <w:r>
              <w:rPr>
                <w:noProof/>
                <w:webHidden/>
              </w:rPr>
              <w:t>14</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64" w:author="jimm" w:date="2012-04-15T00:37:00Z"/>
              <w:noProof/>
              <w:sz w:val="22"/>
              <w:szCs w:val="22"/>
            </w:rPr>
          </w:pPr>
          <w:ins w:id="65"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"_Toc322213607"</w:instrText>
            </w:r>
            <w:r w:rsidRPr="00832F47">
              <w:rPr>
                <w:rStyle w:val="Hyperlink"/>
                <w:noProof/>
              </w:rPr>
              <w:instrText xml:space="preserve"> </w:instrText>
            </w:r>
            <w:r w:rsidRPr="00832F47">
              <w:rPr>
                <w:rStyle w:val="Hyperlink"/>
                <w:noProof/>
              </w:rPr>
              <w:fldChar w:fldCharType="separate"/>
            </w:r>
            <w:r w:rsidRPr="00832F47">
              <w:rPr>
                <w:rStyle w:val="Hyperlink"/>
                <w:noProof/>
              </w:rPr>
              <w:t>Creating a new order</w:t>
            </w:r>
            <w:r>
              <w:rPr>
                <w:noProof/>
                <w:webHidden/>
              </w:rPr>
              <w:tab/>
            </w:r>
            <w:r>
              <w:rPr>
                <w:noProof/>
                <w:webHidden/>
              </w:rPr>
              <w:fldChar w:fldCharType="begin"/>
            </w:r>
            <w:r>
              <w:rPr>
                <w:noProof/>
                <w:webHidden/>
              </w:rPr>
              <w:instrText xml:space="preserve"> PAGEREF _Toc322213607 \h </w:instrText>
            </w:r>
          </w:ins>
          <w:r>
            <w:rPr>
              <w:noProof/>
              <w:webHidden/>
            </w:rPr>
          </w:r>
          <w:r>
            <w:rPr>
              <w:noProof/>
              <w:webHidden/>
            </w:rPr>
            <w:fldChar w:fldCharType="separate"/>
          </w:r>
          <w:ins w:id="66" w:author="jimm" w:date="2012-04-15T00:37:00Z">
            <w:r>
              <w:rPr>
                <w:noProof/>
                <w:webHidden/>
              </w:rPr>
              <w:t>14</w:t>
            </w:r>
            <w:r>
              <w:rPr>
                <w:noProof/>
                <w:webHidden/>
              </w:rPr>
              <w:fldChar w:fldCharType="end"/>
            </w:r>
            <w:r w:rsidRPr="00832F47">
              <w:rPr>
                <w:rStyle w:val="Hyperlink"/>
                <w:noProof/>
              </w:rPr>
              <w:fldChar w:fldCharType="end"/>
            </w:r>
          </w:ins>
        </w:p>
        <w:p w:rsidR="00DF134D" w:rsidRDefault="00DF134D">
          <w:pPr>
            <w:pStyle w:val="TOC3"/>
            <w:rPr>
              <w:ins w:id="67" w:author="jimm" w:date="2012-04-15T00:37:00Z"/>
              <w:noProof/>
              <w:sz w:val="22"/>
              <w:szCs w:val="22"/>
            </w:rPr>
          </w:pPr>
          <w:ins w:id="68"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"_Toc322213608"</w:instrText>
            </w:r>
            <w:r w:rsidRPr="00832F47">
              <w:rPr>
                <w:rStyle w:val="Hyperlink"/>
                <w:noProof/>
              </w:rPr>
              <w:instrText xml:space="preserve"> </w:instrText>
            </w:r>
            <w:r w:rsidRPr="00832F47">
              <w:rPr>
                <w:rStyle w:val="Hyperlink"/>
                <w:noProof/>
              </w:rPr>
              <w:fldChar w:fldCharType="separate"/>
            </w:r>
            <w:r w:rsidRPr="00832F47">
              <w:rPr>
                <w:rStyle w:val="Hyperlink"/>
                <w:noProof/>
              </w:rPr>
              <w:t>Work order buttons</w:t>
            </w:r>
            <w:r>
              <w:rPr>
                <w:noProof/>
                <w:webHidden/>
              </w:rPr>
              <w:tab/>
            </w:r>
            <w:r>
              <w:rPr>
                <w:noProof/>
                <w:webHidden/>
              </w:rPr>
              <w:fldChar w:fldCharType="begin"/>
            </w:r>
            <w:r>
              <w:rPr>
                <w:noProof/>
                <w:webHidden/>
              </w:rPr>
              <w:instrText xml:space="preserve"> PAGEREF _Toc322213608 \h </w:instrText>
            </w:r>
          </w:ins>
          <w:r>
            <w:rPr>
              <w:noProof/>
              <w:webHidden/>
            </w:rPr>
          </w:r>
          <w:r>
            <w:rPr>
              <w:noProof/>
              <w:webHidden/>
            </w:rPr>
            <w:fldChar w:fldCharType="separate"/>
          </w:r>
          <w:ins w:id="69" w:author="jimm" w:date="2012-04-15T00:37:00Z">
            <w:r>
              <w:rPr>
                <w:noProof/>
                <w:webHidden/>
              </w:rPr>
              <w:t>15</w:t>
            </w:r>
            <w:r>
              <w:rPr>
                <w:noProof/>
                <w:webHidden/>
              </w:rPr>
              <w:fldChar w:fldCharType="end"/>
            </w:r>
            <w:r w:rsidRPr="00832F47">
              <w:rPr>
                <w:rStyle w:val="Hyperlink"/>
                <w:noProof/>
              </w:rPr>
              <w:fldChar w:fldCharType="end"/>
            </w:r>
          </w:ins>
        </w:p>
        <w:p w:rsidR="00DF134D" w:rsidRDefault="00DF134D">
          <w:pPr>
            <w:pStyle w:val="TOC3"/>
            <w:rPr>
              <w:ins w:id="70" w:author="jimm" w:date="2012-04-15T00:37:00Z"/>
              <w:noProof/>
              <w:sz w:val="22"/>
              <w:szCs w:val="22"/>
            </w:rPr>
          </w:pPr>
          <w:ins w:id="71"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"_Toc322213609"</w:instrText>
            </w:r>
            <w:r w:rsidRPr="00832F47">
              <w:rPr>
                <w:rStyle w:val="Hyperlink"/>
                <w:noProof/>
              </w:rPr>
              <w:instrText xml:space="preserve"> </w:instrText>
            </w:r>
            <w:r w:rsidRPr="00832F47">
              <w:rPr>
                <w:rStyle w:val="Hyperlink"/>
                <w:noProof/>
              </w:rPr>
              <w:fldChar w:fldCharType="separate"/>
            </w:r>
            <w:r w:rsidRPr="00832F47">
              <w:rPr>
                <w:rStyle w:val="Hyperlink"/>
                <w:noProof/>
              </w:rPr>
              <w:t>Work Order fields</w:t>
            </w:r>
            <w:r>
              <w:rPr>
                <w:noProof/>
                <w:webHidden/>
              </w:rPr>
              <w:tab/>
            </w:r>
            <w:r>
              <w:rPr>
                <w:noProof/>
                <w:webHidden/>
              </w:rPr>
              <w:fldChar w:fldCharType="begin"/>
            </w:r>
            <w:r>
              <w:rPr>
                <w:noProof/>
                <w:webHidden/>
              </w:rPr>
              <w:instrText xml:space="preserve"> PAGEREF _Toc322213609 \h </w:instrText>
            </w:r>
          </w:ins>
          <w:r>
            <w:rPr>
              <w:noProof/>
              <w:webHidden/>
            </w:rPr>
          </w:r>
          <w:r>
            <w:rPr>
              <w:noProof/>
              <w:webHidden/>
            </w:rPr>
            <w:fldChar w:fldCharType="separate"/>
          </w:r>
          <w:ins w:id="72" w:author="jimm" w:date="2012-04-15T00:37:00Z">
            <w:r>
              <w:rPr>
                <w:noProof/>
                <w:webHidden/>
              </w:rPr>
              <w:t>16</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73" w:author="jimm" w:date="2012-04-15T00:37:00Z"/>
              <w:noProof/>
              <w:sz w:val="22"/>
              <w:szCs w:val="22"/>
            </w:rPr>
          </w:pPr>
          <w:ins w:id="74"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"_Toc322213610"</w:instrText>
            </w:r>
            <w:r w:rsidRPr="00832F47">
              <w:rPr>
                <w:rStyle w:val="Hyperlink"/>
                <w:noProof/>
              </w:rPr>
              <w:instrText xml:space="preserve"> </w:instrText>
            </w:r>
            <w:r w:rsidRPr="00832F47">
              <w:rPr>
                <w:rStyle w:val="Hyperlink"/>
                <w:noProof/>
              </w:rPr>
              <w:fldChar w:fldCharType="separate"/>
            </w:r>
            <w:r w:rsidRPr="00832F47">
              <w:rPr>
                <w:rStyle w:val="Hyperlink"/>
                <w:noProof/>
              </w:rPr>
              <w:t>Searching for and editing an existing work order</w:t>
            </w:r>
            <w:r>
              <w:rPr>
                <w:noProof/>
                <w:webHidden/>
              </w:rPr>
              <w:tab/>
            </w:r>
            <w:r>
              <w:rPr>
                <w:noProof/>
                <w:webHidden/>
              </w:rPr>
              <w:fldChar w:fldCharType="begin"/>
            </w:r>
            <w:r>
              <w:rPr>
                <w:noProof/>
                <w:webHidden/>
              </w:rPr>
              <w:instrText xml:space="preserve"> PAGEREF _Toc322213610 \h </w:instrText>
            </w:r>
          </w:ins>
          <w:r>
            <w:rPr>
              <w:noProof/>
              <w:webHidden/>
            </w:rPr>
          </w:r>
          <w:r>
            <w:rPr>
              <w:noProof/>
              <w:webHidden/>
            </w:rPr>
            <w:fldChar w:fldCharType="separate"/>
          </w:r>
          <w:ins w:id="75" w:author="jimm" w:date="2012-04-15T00:37:00Z">
            <w:r>
              <w:rPr>
                <w:noProof/>
                <w:webHidden/>
              </w:rPr>
              <w:t>17</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76" w:author="jimm" w:date="2012-04-15T00:37:00Z"/>
              <w:noProof/>
              <w:sz w:val="22"/>
              <w:szCs w:val="22"/>
            </w:rPr>
          </w:pPr>
          <w:ins w:id="77"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"_Toc322213611"</w:instrText>
            </w:r>
            <w:r w:rsidRPr="00832F47">
              <w:rPr>
                <w:rStyle w:val="Hyperlink"/>
                <w:noProof/>
              </w:rPr>
              <w:instrText xml:space="preserve"> </w:instrText>
            </w:r>
            <w:r w:rsidRPr="00832F47">
              <w:rPr>
                <w:rStyle w:val="Hyperlink"/>
                <w:noProof/>
              </w:rPr>
              <w:fldChar w:fldCharType="separate"/>
            </w:r>
            <w:r w:rsidRPr="00832F47">
              <w:rPr>
                <w:rStyle w:val="Hyperlink"/>
                <w:noProof/>
              </w:rPr>
              <w:t>Moving a Work Order to a different employer</w:t>
            </w:r>
            <w:r>
              <w:rPr>
                <w:noProof/>
                <w:webHidden/>
              </w:rPr>
              <w:tab/>
            </w:r>
            <w:r>
              <w:rPr>
                <w:noProof/>
                <w:webHidden/>
              </w:rPr>
              <w:fldChar w:fldCharType="begin"/>
            </w:r>
            <w:r>
              <w:rPr>
                <w:noProof/>
                <w:webHidden/>
              </w:rPr>
              <w:instrText xml:space="preserve"> PAGEREF _Toc322213611 \h </w:instrText>
            </w:r>
          </w:ins>
          <w:r>
            <w:rPr>
              <w:noProof/>
              <w:webHidden/>
            </w:rPr>
          </w:r>
          <w:r>
            <w:rPr>
              <w:noProof/>
              <w:webHidden/>
            </w:rPr>
            <w:fldChar w:fldCharType="separate"/>
          </w:r>
          <w:ins w:id="78" w:author="jimm" w:date="2012-04-15T00:37:00Z">
            <w:r>
              <w:rPr>
                <w:noProof/>
                <w:webHidden/>
              </w:rPr>
              <w:t>17</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79" w:author="jimm" w:date="2012-04-15T00:37:00Z"/>
              <w:noProof/>
              <w:sz w:val="22"/>
              <w:szCs w:val="22"/>
            </w:rPr>
          </w:pPr>
          <w:ins w:id="80" w:author="jimm" w:date="2012-04-15T00:37:00Z">
            <w:r w:rsidRPr="00832F47">
              <w:rPr>
                <w:rStyle w:val="Hyperlink"/>
                <w:noProof/>
              </w:rPr>
              <w:lastRenderedPageBreak/>
              <w:fldChar w:fldCharType="begin"/>
            </w:r>
            <w:r w:rsidRPr="00832F47">
              <w:rPr>
                <w:rStyle w:val="Hyperlink"/>
                <w:noProof/>
              </w:rPr>
              <w:instrText xml:space="preserve"> </w:instrText>
            </w:r>
            <w:r>
              <w:rPr>
                <w:noProof/>
              </w:rPr>
              <w:instrText>HYPERLINK \l "_Toc322213612"</w:instrText>
            </w:r>
            <w:r w:rsidRPr="00832F47">
              <w:rPr>
                <w:rStyle w:val="Hyperlink"/>
                <w:noProof/>
              </w:rPr>
              <w:instrText xml:space="preserve"> </w:instrText>
            </w:r>
            <w:r w:rsidRPr="00832F47">
              <w:rPr>
                <w:rStyle w:val="Hyperlink"/>
                <w:noProof/>
              </w:rPr>
              <w:fldChar w:fldCharType="separate"/>
            </w:r>
            <w:r w:rsidRPr="00832F47">
              <w:rPr>
                <w:rStyle w:val="Hyperlink"/>
                <w:noProof/>
              </w:rPr>
              <w:t>Deleting work orders</w:t>
            </w:r>
            <w:r>
              <w:rPr>
                <w:noProof/>
                <w:webHidden/>
              </w:rPr>
              <w:tab/>
            </w:r>
            <w:r>
              <w:rPr>
                <w:noProof/>
                <w:webHidden/>
              </w:rPr>
              <w:fldChar w:fldCharType="begin"/>
            </w:r>
            <w:r>
              <w:rPr>
                <w:noProof/>
                <w:webHidden/>
              </w:rPr>
              <w:instrText xml:space="preserve"> PAGEREF _Toc322213612 \h </w:instrText>
            </w:r>
          </w:ins>
          <w:r>
            <w:rPr>
              <w:noProof/>
              <w:webHidden/>
            </w:rPr>
          </w:r>
          <w:r>
            <w:rPr>
              <w:noProof/>
              <w:webHidden/>
            </w:rPr>
            <w:fldChar w:fldCharType="separate"/>
          </w:r>
          <w:ins w:id="81" w:author="jimm" w:date="2012-04-15T00:37:00Z">
            <w:r>
              <w:rPr>
                <w:noProof/>
                <w:webHidden/>
              </w:rPr>
              <w:t>18</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82" w:author="jimm" w:date="2012-04-15T00:37:00Z"/>
              <w:noProof/>
              <w:sz w:val="22"/>
              <w:szCs w:val="22"/>
            </w:rPr>
          </w:pPr>
          <w:ins w:id="83"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"_Toc322213613"</w:instrText>
            </w:r>
            <w:r w:rsidRPr="00832F47">
              <w:rPr>
                <w:rStyle w:val="Hyperlink"/>
                <w:noProof/>
              </w:rPr>
              <w:instrText xml:space="preserve"> </w:instrText>
            </w:r>
            <w:r w:rsidRPr="00832F47">
              <w:rPr>
                <w:rStyle w:val="Hyperlink"/>
                <w:noProof/>
              </w:rPr>
              <w:fldChar w:fldCharType="separate"/>
            </w:r>
            <w:r w:rsidRPr="00832F47">
              <w:rPr>
                <w:rStyle w:val="Hyperlink"/>
                <w:noProof/>
              </w:rPr>
              <w:t>Creating a new work assignment</w:t>
            </w:r>
            <w:r>
              <w:rPr>
                <w:noProof/>
                <w:webHidden/>
              </w:rPr>
              <w:tab/>
            </w:r>
            <w:r>
              <w:rPr>
                <w:noProof/>
                <w:webHidden/>
              </w:rPr>
              <w:fldChar w:fldCharType="begin"/>
            </w:r>
            <w:r>
              <w:rPr>
                <w:noProof/>
                <w:webHidden/>
              </w:rPr>
              <w:instrText xml:space="preserve"> PAGEREF _Toc322213613 \h </w:instrText>
            </w:r>
          </w:ins>
          <w:r>
            <w:rPr>
              <w:noProof/>
              <w:webHidden/>
            </w:rPr>
          </w:r>
          <w:r>
            <w:rPr>
              <w:noProof/>
              <w:webHidden/>
            </w:rPr>
            <w:fldChar w:fldCharType="separate"/>
          </w:r>
          <w:ins w:id="84" w:author="jimm" w:date="2012-04-15T00:37:00Z">
            <w:r>
              <w:rPr>
                <w:noProof/>
                <w:webHidden/>
              </w:rPr>
              <w:t>18</w:t>
            </w:r>
            <w:r>
              <w:rPr>
                <w:noProof/>
                <w:webHidden/>
              </w:rPr>
              <w:fldChar w:fldCharType="end"/>
            </w:r>
            <w:r w:rsidRPr="00832F47">
              <w:rPr>
                <w:rStyle w:val="Hyperlink"/>
                <w:noProof/>
              </w:rPr>
              <w:fldChar w:fldCharType="end"/>
            </w:r>
          </w:ins>
        </w:p>
        <w:p w:rsidR="00DF134D" w:rsidRDefault="00DF134D">
          <w:pPr>
            <w:pStyle w:val="TOC3"/>
            <w:rPr>
              <w:ins w:id="85" w:author="jimm" w:date="2012-04-15T00:37:00Z"/>
              <w:noProof/>
              <w:sz w:val="22"/>
              <w:szCs w:val="22"/>
            </w:rPr>
          </w:pPr>
          <w:ins w:id="86"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"_Toc322213614"</w:instrText>
            </w:r>
            <w:r w:rsidRPr="00832F47">
              <w:rPr>
                <w:rStyle w:val="Hyperlink"/>
                <w:noProof/>
              </w:rPr>
              <w:instrText xml:space="preserve"> </w:instrText>
            </w:r>
            <w:r w:rsidRPr="00832F47">
              <w:rPr>
                <w:rStyle w:val="Hyperlink"/>
                <w:noProof/>
              </w:rPr>
              <w:fldChar w:fldCharType="separate"/>
            </w:r>
            <w:r w:rsidRPr="00832F47">
              <w:rPr>
                <w:rStyle w:val="Hyperlink"/>
                <w:noProof/>
              </w:rPr>
              <w:t>Work assignment fields</w:t>
            </w:r>
            <w:r>
              <w:rPr>
                <w:noProof/>
                <w:webHidden/>
              </w:rPr>
              <w:tab/>
            </w:r>
            <w:r>
              <w:rPr>
                <w:noProof/>
                <w:webHidden/>
              </w:rPr>
              <w:fldChar w:fldCharType="begin"/>
            </w:r>
            <w:r>
              <w:rPr>
                <w:noProof/>
                <w:webHidden/>
              </w:rPr>
              <w:instrText xml:space="preserve"> PAGEREF _Toc322213614 \h </w:instrText>
            </w:r>
          </w:ins>
          <w:r>
            <w:rPr>
              <w:noProof/>
              <w:webHidden/>
            </w:rPr>
          </w:r>
          <w:r>
            <w:rPr>
              <w:noProof/>
              <w:webHidden/>
            </w:rPr>
            <w:fldChar w:fldCharType="separate"/>
          </w:r>
          <w:ins w:id="87" w:author="jimm" w:date="2012-04-15T00:37:00Z">
            <w:r>
              <w:rPr>
                <w:noProof/>
                <w:webHidden/>
              </w:rPr>
              <w:t>18</w:t>
            </w:r>
            <w:r>
              <w:rPr>
                <w:noProof/>
                <w:webHidden/>
              </w:rPr>
              <w:fldChar w:fldCharType="end"/>
            </w:r>
            <w:r w:rsidRPr="00832F47">
              <w:rPr>
                <w:rStyle w:val="Hyperlink"/>
                <w:noProof/>
              </w:rPr>
              <w:fldChar w:fldCharType="end"/>
            </w:r>
          </w:ins>
        </w:p>
        <w:p w:rsidR="00DF134D" w:rsidRDefault="00DF134D">
          <w:pPr>
            <w:pStyle w:val="TOC3"/>
            <w:rPr>
              <w:ins w:id="88" w:author="jimm" w:date="2012-04-15T00:37:00Z"/>
              <w:noProof/>
              <w:sz w:val="22"/>
              <w:szCs w:val="22"/>
            </w:rPr>
          </w:pPr>
          <w:ins w:id="89"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"_Toc322213615"</w:instrText>
            </w:r>
            <w:r w:rsidRPr="00832F47">
              <w:rPr>
                <w:rStyle w:val="Hyperlink"/>
                <w:noProof/>
              </w:rPr>
              <w:instrText xml:space="preserve"> </w:instrText>
            </w:r>
            <w:r w:rsidRPr="00832F47">
              <w:rPr>
                <w:rStyle w:val="Hyperlink"/>
                <w:noProof/>
              </w:rPr>
              <w:fldChar w:fldCharType="separate"/>
            </w:r>
            <w:r w:rsidRPr="00832F47">
              <w:rPr>
                <w:rStyle w:val="Hyperlink"/>
                <w:noProof/>
              </w:rPr>
              <w:t>Work assignment buttons</w:t>
            </w:r>
            <w:r>
              <w:rPr>
                <w:noProof/>
                <w:webHidden/>
              </w:rPr>
              <w:tab/>
            </w:r>
            <w:r>
              <w:rPr>
                <w:noProof/>
                <w:webHidden/>
              </w:rPr>
              <w:fldChar w:fldCharType="begin"/>
            </w:r>
            <w:r>
              <w:rPr>
                <w:noProof/>
                <w:webHidden/>
              </w:rPr>
              <w:instrText xml:space="preserve"> PAGEREF _Toc322213615 \h </w:instrText>
            </w:r>
          </w:ins>
          <w:r>
            <w:rPr>
              <w:noProof/>
              <w:webHidden/>
            </w:rPr>
          </w:r>
          <w:r>
            <w:rPr>
              <w:noProof/>
              <w:webHidden/>
            </w:rPr>
            <w:fldChar w:fldCharType="separate"/>
          </w:r>
          <w:ins w:id="90" w:author="jimm" w:date="2012-04-15T00:37:00Z">
            <w:r>
              <w:rPr>
                <w:noProof/>
                <w:webHidden/>
              </w:rPr>
              <w:t>19</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91" w:author="jimm" w:date="2012-04-15T00:37:00Z"/>
              <w:noProof/>
              <w:sz w:val="22"/>
              <w:szCs w:val="22"/>
            </w:rPr>
          </w:pPr>
          <w:ins w:id="92"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"_Toc322213616"</w:instrText>
            </w:r>
            <w:r w:rsidRPr="00832F47">
              <w:rPr>
                <w:rStyle w:val="Hyperlink"/>
                <w:noProof/>
              </w:rPr>
              <w:instrText xml:space="preserve"> </w:instrText>
            </w:r>
            <w:r w:rsidRPr="00832F47">
              <w:rPr>
                <w:rStyle w:val="Hyperlink"/>
                <w:noProof/>
              </w:rPr>
              <w:fldChar w:fldCharType="separate"/>
            </w:r>
            <w:r w:rsidRPr="00832F47">
              <w:rPr>
                <w:rStyle w:val="Hyperlink"/>
                <w:noProof/>
              </w:rPr>
              <w:t>Assigning a worker directly to an assignment (orphaned assignment)</w:t>
            </w:r>
            <w:r>
              <w:rPr>
                <w:noProof/>
                <w:webHidden/>
              </w:rPr>
              <w:tab/>
            </w:r>
            <w:r>
              <w:rPr>
                <w:noProof/>
                <w:webHidden/>
              </w:rPr>
              <w:fldChar w:fldCharType="begin"/>
            </w:r>
            <w:r>
              <w:rPr>
                <w:noProof/>
                <w:webHidden/>
              </w:rPr>
              <w:instrText xml:space="preserve"> PAGEREF _Toc322213616 \h </w:instrText>
            </w:r>
          </w:ins>
          <w:r>
            <w:rPr>
              <w:noProof/>
              <w:webHidden/>
            </w:rPr>
          </w:r>
          <w:r>
            <w:rPr>
              <w:noProof/>
              <w:webHidden/>
            </w:rPr>
            <w:fldChar w:fldCharType="separate"/>
          </w:r>
          <w:ins w:id="93" w:author="jimm" w:date="2012-04-15T00:37:00Z">
            <w:r>
              <w:rPr>
                <w:noProof/>
                <w:webHidden/>
              </w:rPr>
              <w:t>21</w:t>
            </w:r>
            <w:r>
              <w:rPr>
                <w:noProof/>
                <w:webHidden/>
              </w:rPr>
              <w:fldChar w:fldCharType="end"/>
            </w:r>
            <w:r w:rsidRPr="00832F47">
              <w:rPr>
                <w:rStyle w:val="Hyperlink"/>
                <w:noProof/>
              </w:rPr>
              <w:fldChar w:fldCharType="end"/>
            </w:r>
          </w:ins>
        </w:p>
        <w:p w:rsidR="00DF134D" w:rsidRDefault="00DF134D">
          <w:pPr>
            <w:pStyle w:val="TOC1"/>
            <w:tabs>
              <w:tab w:val="right" w:leader="dot" w:pos="9350"/>
            </w:tabs>
            <w:rPr>
              <w:ins w:id="94" w:author="jimm" w:date="2012-04-15T00:37:00Z"/>
              <w:noProof/>
              <w:sz w:val="22"/>
              <w:szCs w:val="22"/>
            </w:rPr>
          </w:pPr>
          <w:ins w:id="95"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"_Toc322213617"</w:instrText>
            </w:r>
            <w:r w:rsidRPr="00832F47">
              <w:rPr>
                <w:rStyle w:val="Hyperlink"/>
                <w:noProof/>
              </w:rPr>
              <w:instrText xml:space="preserve"> </w:instrText>
            </w:r>
            <w:r w:rsidRPr="00832F47">
              <w:rPr>
                <w:rStyle w:val="Hyperlink"/>
                <w:noProof/>
              </w:rPr>
              <w:fldChar w:fldCharType="separate"/>
            </w:r>
            <w:r w:rsidRPr="00832F47">
              <w:rPr>
                <w:rStyle w:val="Hyperlink"/>
                <w:noProof/>
              </w:rPr>
              <w:t>Work ORDERS</w:t>
            </w:r>
            <w:r>
              <w:rPr>
                <w:noProof/>
                <w:webHidden/>
              </w:rPr>
              <w:tab/>
            </w:r>
            <w:r>
              <w:rPr>
                <w:noProof/>
                <w:webHidden/>
              </w:rPr>
              <w:fldChar w:fldCharType="begin"/>
            </w:r>
            <w:r>
              <w:rPr>
                <w:noProof/>
                <w:webHidden/>
              </w:rPr>
              <w:instrText xml:space="preserve"> PAGEREF _Toc322213617 \h </w:instrText>
            </w:r>
          </w:ins>
          <w:r>
            <w:rPr>
              <w:noProof/>
              <w:webHidden/>
            </w:rPr>
          </w:r>
          <w:r>
            <w:rPr>
              <w:noProof/>
              <w:webHidden/>
            </w:rPr>
            <w:fldChar w:fldCharType="separate"/>
          </w:r>
          <w:ins w:id="96" w:author="jimm" w:date="2012-04-15T00:37:00Z">
            <w:r>
              <w:rPr>
                <w:noProof/>
                <w:webHidden/>
              </w:rPr>
              <w:t>22</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97" w:author="jimm" w:date="2012-04-15T00:37:00Z"/>
              <w:noProof/>
              <w:sz w:val="22"/>
              <w:szCs w:val="22"/>
            </w:rPr>
          </w:pPr>
          <w:ins w:id="98"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"_Toc322213618"</w:instrText>
            </w:r>
            <w:r w:rsidRPr="00832F47">
              <w:rPr>
                <w:rStyle w:val="Hyperlink"/>
                <w:noProof/>
              </w:rPr>
              <w:instrText xml:space="preserve"> </w:instrText>
            </w:r>
            <w:r w:rsidRPr="00832F47">
              <w:rPr>
                <w:rStyle w:val="Hyperlink"/>
                <w:noProof/>
              </w:rPr>
              <w:fldChar w:fldCharType="separate"/>
            </w:r>
            <w:r w:rsidRPr="00832F47">
              <w:rPr>
                <w:rStyle w:val="Hyperlink"/>
                <w:noProof/>
              </w:rPr>
              <w:t>Work order summary</w:t>
            </w:r>
            <w:r>
              <w:rPr>
                <w:noProof/>
                <w:webHidden/>
              </w:rPr>
              <w:tab/>
            </w:r>
            <w:r>
              <w:rPr>
                <w:noProof/>
                <w:webHidden/>
              </w:rPr>
              <w:fldChar w:fldCharType="begin"/>
            </w:r>
            <w:r>
              <w:rPr>
                <w:noProof/>
                <w:webHidden/>
              </w:rPr>
              <w:instrText xml:space="preserve"> PAGEREF _Toc322213618 \h </w:instrText>
            </w:r>
          </w:ins>
          <w:r>
            <w:rPr>
              <w:noProof/>
              <w:webHidden/>
            </w:rPr>
          </w:r>
          <w:r>
            <w:rPr>
              <w:noProof/>
              <w:webHidden/>
            </w:rPr>
            <w:fldChar w:fldCharType="separate"/>
          </w:r>
          <w:ins w:id="99" w:author="jimm" w:date="2012-04-15T00:37:00Z">
            <w:r>
              <w:rPr>
                <w:noProof/>
                <w:webHidden/>
              </w:rPr>
              <w:t>22</w:t>
            </w:r>
            <w:r>
              <w:rPr>
                <w:noProof/>
                <w:webHidden/>
              </w:rPr>
              <w:fldChar w:fldCharType="end"/>
            </w:r>
            <w:r w:rsidRPr="00832F47">
              <w:rPr>
                <w:rStyle w:val="Hyperlink"/>
                <w:noProof/>
              </w:rPr>
              <w:fldChar w:fldCharType="end"/>
            </w:r>
          </w:ins>
        </w:p>
        <w:p w:rsidR="00DF134D" w:rsidRDefault="00DF134D">
          <w:pPr>
            <w:pStyle w:val="TOC3"/>
            <w:rPr>
              <w:ins w:id="100" w:author="jimm" w:date="2012-04-15T00:37:00Z"/>
              <w:noProof/>
              <w:sz w:val="22"/>
              <w:szCs w:val="22"/>
            </w:rPr>
          </w:pPr>
          <w:ins w:id="101"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"_Toc322213619"</w:instrText>
            </w:r>
            <w:r w:rsidRPr="00832F47">
              <w:rPr>
                <w:rStyle w:val="Hyperlink"/>
                <w:noProof/>
              </w:rPr>
              <w:instrText xml:space="preserve"> </w:instrText>
            </w:r>
            <w:r w:rsidRPr="00832F47">
              <w:rPr>
                <w:rStyle w:val="Hyperlink"/>
                <w:noProof/>
              </w:rPr>
              <w:fldChar w:fldCharType="separate"/>
            </w:r>
            <w:r w:rsidRPr="00832F47">
              <w:rPr>
                <w:rStyle w:val="Hyperlink"/>
                <w:noProof/>
              </w:rPr>
              <w:t>Summary functionality</w:t>
            </w:r>
            <w:r>
              <w:rPr>
                <w:noProof/>
                <w:webHidden/>
              </w:rPr>
              <w:tab/>
            </w:r>
            <w:r>
              <w:rPr>
                <w:noProof/>
                <w:webHidden/>
              </w:rPr>
              <w:fldChar w:fldCharType="begin"/>
            </w:r>
            <w:r>
              <w:rPr>
                <w:noProof/>
                <w:webHidden/>
              </w:rPr>
              <w:instrText xml:space="preserve"> PAGEREF _Toc322213619 \h </w:instrText>
            </w:r>
          </w:ins>
          <w:r>
            <w:rPr>
              <w:noProof/>
              <w:webHidden/>
            </w:rPr>
          </w:r>
          <w:r>
            <w:rPr>
              <w:noProof/>
              <w:webHidden/>
            </w:rPr>
            <w:fldChar w:fldCharType="separate"/>
          </w:r>
          <w:ins w:id="102" w:author="jimm" w:date="2012-04-15T00:37:00Z">
            <w:r>
              <w:rPr>
                <w:noProof/>
                <w:webHidden/>
              </w:rPr>
              <w:t>22</w:t>
            </w:r>
            <w:r>
              <w:rPr>
                <w:noProof/>
                <w:webHidden/>
              </w:rPr>
              <w:fldChar w:fldCharType="end"/>
            </w:r>
            <w:r w:rsidRPr="00832F47">
              <w:rPr>
                <w:rStyle w:val="Hyperlink"/>
                <w:noProof/>
              </w:rPr>
              <w:fldChar w:fldCharType="end"/>
            </w:r>
          </w:ins>
        </w:p>
        <w:p w:rsidR="00DF134D" w:rsidRDefault="00DF134D">
          <w:pPr>
            <w:pStyle w:val="TOC3"/>
            <w:rPr>
              <w:ins w:id="103" w:author="jimm" w:date="2012-04-15T00:37:00Z"/>
              <w:noProof/>
              <w:sz w:val="22"/>
              <w:szCs w:val="22"/>
            </w:rPr>
          </w:pPr>
          <w:ins w:id="104"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"_Toc322213620"</w:instrText>
            </w:r>
            <w:r w:rsidRPr="00832F47">
              <w:rPr>
                <w:rStyle w:val="Hyperlink"/>
                <w:noProof/>
              </w:rPr>
              <w:instrText xml:space="preserve"> </w:instrText>
            </w:r>
            <w:r w:rsidRPr="00832F47">
              <w:rPr>
                <w:rStyle w:val="Hyperlink"/>
                <w:noProof/>
              </w:rPr>
              <w:fldChar w:fldCharType="separate"/>
            </w:r>
            <w:r w:rsidRPr="00832F47">
              <w:rPr>
                <w:rStyle w:val="Hyperlink"/>
                <w:noProof/>
              </w:rPr>
              <w:t>Summary buttons</w:t>
            </w:r>
            <w:r>
              <w:rPr>
                <w:noProof/>
                <w:webHidden/>
              </w:rPr>
              <w:tab/>
            </w:r>
            <w:r>
              <w:rPr>
                <w:noProof/>
                <w:webHidden/>
              </w:rPr>
              <w:fldChar w:fldCharType="begin"/>
            </w:r>
            <w:r>
              <w:rPr>
                <w:noProof/>
                <w:webHidden/>
              </w:rPr>
              <w:instrText xml:space="preserve"> PAGEREF _Toc322213620 \h </w:instrText>
            </w:r>
          </w:ins>
          <w:r>
            <w:rPr>
              <w:noProof/>
              <w:webHidden/>
            </w:rPr>
          </w:r>
          <w:r>
            <w:rPr>
              <w:noProof/>
              <w:webHidden/>
            </w:rPr>
            <w:fldChar w:fldCharType="separate"/>
          </w:r>
          <w:ins w:id="105" w:author="jimm" w:date="2012-04-15T00:37:00Z">
            <w:r>
              <w:rPr>
                <w:noProof/>
                <w:webHidden/>
              </w:rPr>
              <w:t>23</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06" w:author="jimm" w:date="2012-04-15T00:37:00Z"/>
              <w:noProof/>
              <w:sz w:val="22"/>
              <w:szCs w:val="22"/>
            </w:rPr>
          </w:pPr>
          <w:ins w:id="107"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"_Toc322213621"</w:instrText>
            </w:r>
            <w:r w:rsidRPr="00832F47">
              <w:rPr>
                <w:rStyle w:val="Hyperlink"/>
                <w:noProof/>
              </w:rPr>
              <w:instrText xml:space="preserve"> </w:instrText>
            </w:r>
            <w:r w:rsidRPr="00832F47">
              <w:rPr>
                <w:rStyle w:val="Hyperlink"/>
                <w:noProof/>
              </w:rPr>
              <w:fldChar w:fldCharType="separate"/>
            </w:r>
            <w:r w:rsidRPr="00832F47">
              <w:rPr>
                <w:rStyle w:val="Hyperlink"/>
                <w:noProof/>
              </w:rPr>
              <w:t>Work order details</w:t>
            </w:r>
            <w:r>
              <w:rPr>
                <w:noProof/>
                <w:webHidden/>
              </w:rPr>
              <w:tab/>
            </w:r>
            <w:r>
              <w:rPr>
                <w:noProof/>
                <w:webHidden/>
              </w:rPr>
              <w:fldChar w:fldCharType="begin"/>
            </w:r>
            <w:r>
              <w:rPr>
                <w:noProof/>
                <w:webHidden/>
              </w:rPr>
              <w:instrText xml:space="preserve"> PAGEREF _Toc322213621 \h </w:instrText>
            </w:r>
          </w:ins>
          <w:r>
            <w:rPr>
              <w:noProof/>
              <w:webHidden/>
            </w:rPr>
          </w:r>
          <w:r>
            <w:rPr>
              <w:noProof/>
              <w:webHidden/>
            </w:rPr>
            <w:fldChar w:fldCharType="separate"/>
          </w:r>
          <w:ins w:id="108" w:author="jimm" w:date="2012-04-15T00:37:00Z">
            <w:r>
              <w:rPr>
                <w:noProof/>
                <w:webHidden/>
              </w:rPr>
              <w:t>23</w:t>
            </w:r>
            <w:r>
              <w:rPr>
                <w:noProof/>
                <w:webHidden/>
              </w:rPr>
              <w:fldChar w:fldCharType="end"/>
            </w:r>
            <w:r w:rsidRPr="00832F47">
              <w:rPr>
                <w:rStyle w:val="Hyperlink"/>
                <w:noProof/>
              </w:rPr>
              <w:fldChar w:fldCharType="end"/>
            </w:r>
          </w:ins>
        </w:p>
        <w:p w:rsidR="00DF134D" w:rsidRDefault="00DF134D">
          <w:pPr>
            <w:pStyle w:val="TOC3"/>
            <w:rPr>
              <w:ins w:id="109" w:author="jimm" w:date="2012-04-15T00:37:00Z"/>
              <w:noProof/>
              <w:sz w:val="22"/>
              <w:szCs w:val="22"/>
            </w:rPr>
          </w:pPr>
          <w:ins w:id="110"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"_Toc322213622"</w:instrText>
            </w:r>
            <w:r w:rsidRPr="00832F47">
              <w:rPr>
                <w:rStyle w:val="Hyperlink"/>
                <w:noProof/>
              </w:rPr>
              <w:instrText xml:space="preserve"> </w:instrText>
            </w:r>
            <w:r w:rsidRPr="00832F47">
              <w:rPr>
                <w:rStyle w:val="Hyperlink"/>
                <w:noProof/>
              </w:rPr>
              <w:fldChar w:fldCharType="separate"/>
            </w:r>
            <w:r w:rsidRPr="00832F47">
              <w:rPr>
                <w:rStyle w:val="Hyperlink"/>
                <w:noProof/>
              </w:rPr>
              <w:t>Details functionality</w:t>
            </w:r>
            <w:r>
              <w:rPr>
                <w:noProof/>
                <w:webHidden/>
              </w:rPr>
              <w:tab/>
            </w:r>
            <w:r>
              <w:rPr>
                <w:noProof/>
                <w:webHidden/>
              </w:rPr>
              <w:fldChar w:fldCharType="begin"/>
            </w:r>
            <w:r>
              <w:rPr>
                <w:noProof/>
                <w:webHidden/>
              </w:rPr>
              <w:instrText xml:space="preserve"> PAGEREF _Toc322213622 \h </w:instrText>
            </w:r>
          </w:ins>
          <w:r>
            <w:rPr>
              <w:noProof/>
              <w:webHidden/>
            </w:rPr>
          </w:r>
          <w:r>
            <w:rPr>
              <w:noProof/>
              <w:webHidden/>
            </w:rPr>
            <w:fldChar w:fldCharType="separate"/>
          </w:r>
          <w:ins w:id="111" w:author="jimm" w:date="2012-04-15T00:37:00Z">
            <w:r>
              <w:rPr>
                <w:noProof/>
                <w:webHidden/>
              </w:rPr>
              <w:t>24</w:t>
            </w:r>
            <w:r>
              <w:rPr>
                <w:noProof/>
                <w:webHidden/>
              </w:rPr>
              <w:fldChar w:fldCharType="end"/>
            </w:r>
            <w:r w:rsidRPr="00832F47">
              <w:rPr>
                <w:rStyle w:val="Hyperlink"/>
                <w:noProof/>
              </w:rPr>
              <w:fldChar w:fldCharType="end"/>
            </w:r>
          </w:ins>
        </w:p>
        <w:p w:rsidR="00DF134D" w:rsidRDefault="00DF134D">
          <w:pPr>
            <w:pStyle w:val="TOC3"/>
            <w:rPr>
              <w:ins w:id="112" w:author="jimm" w:date="2012-04-15T00:37:00Z"/>
              <w:noProof/>
              <w:sz w:val="22"/>
              <w:szCs w:val="22"/>
            </w:rPr>
          </w:pPr>
          <w:ins w:id="113"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"_Toc322213623"</w:instrText>
            </w:r>
            <w:r w:rsidRPr="00832F47">
              <w:rPr>
                <w:rStyle w:val="Hyperlink"/>
                <w:noProof/>
              </w:rPr>
              <w:instrText xml:space="preserve"> </w:instrText>
            </w:r>
            <w:r w:rsidRPr="00832F47">
              <w:rPr>
                <w:rStyle w:val="Hyperlink"/>
                <w:noProof/>
              </w:rPr>
              <w:fldChar w:fldCharType="separate"/>
            </w:r>
            <w:r w:rsidRPr="00832F47">
              <w:rPr>
                <w:rStyle w:val="Hyperlink"/>
                <w:noProof/>
              </w:rPr>
              <w:t>Work order STATUS &amp; color</w:t>
            </w:r>
            <w:r>
              <w:rPr>
                <w:noProof/>
                <w:webHidden/>
              </w:rPr>
              <w:tab/>
            </w:r>
            <w:r>
              <w:rPr>
                <w:noProof/>
                <w:webHidden/>
              </w:rPr>
              <w:fldChar w:fldCharType="begin"/>
            </w:r>
            <w:r>
              <w:rPr>
                <w:noProof/>
                <w:webHidden/>
              </w:rPr>
              <w:instrText xml:space="preserve"> PAGEREF _Toc322213623 \h </w:instrText>
            </w:r>
          </w:ins>
          <w:r>
            <w:rPr>
              <w:noProof/>
              <w:webHidden/>
            </w:rPr>
          </w:r>
          <w:r>
            <w:rPr>
              <w:noProof/>
              <w:webHidden/>
            </w:rPr>
            <w:fldChar w:fldCharType="separate"/>
          </w:r>
          <w:ins w:id="114" w:author="jimm" w:date="2012-04-15T00:37:00Z">
            <w:r>
              <w:rPr>
                <w:noProof/>
                <w:webHidden/>
              </w:rPr>
              <w:t>24</w:t>
            </w:r>
            <w:r>
              <w:rPr>
                <w:noProof/>
                <w:webHidden/>
              </w:rPr>
              <w:fldChar w:fldCharType="end"/>
            </w:r>
            <w:r w:rsidRPr="00832F47">
              <w:rPr>
                <w:rStyle w:val="Hyperlink"/>
                <w:noProof/>
              </w:rPr>
              <w:fldChar w:fldCharType="end"/>
            </w:r>
          </w:ins>
        </w:p>
        <w:p w:rsidR="00DF134D" w:rsidRDefault="00DF134D">
          <w:pPr>
            <w:pStyle w:val="TOC1"/>
            <w:tabs>
              <w:tab w:val="right" w:leader="dot" w:pos="9350"/>
            </w:tabs>
            <w:rPr>
              <w:ins w:id="115" w:author="jimm" w:date="2012-04-15T00:37:00Z"/>
              <w:noProof/>
              <w:sz w:val="22"/>
              <w:szCs w:val="22"/>
            </w:rPr>
          </w:pPr>
          <w:ins w:id="116"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"_Toc322213624"</w:instrText>
            </w:r>
            <w:r w:rsidRPr="00832F47">
              <w:rPr>
                <w:rStyle w:val="Hyperlink"/>
                <w:noProof/>
              </w:rPr>
              <w:instrText xml:space="preserve"> </w:instrText>
            </w:r>
            <w:r w:rsidRPr="00832F47">
              <w:rPr>
                <w:rStyle w:val="Hyperlink"/>
                <w:noProof/>
              </w:rPr>
              <w:fldChar w:fldCharType="separate"/>
            </w:r>
            <w:r w:rsidRPr="00832F47">
              <w:rPr>
                <w:rStyle w:val="Hyperlink"/>
                <w:noProof/>
              </w:rPr>
              <w:t>DISPATCH</w:t>
            </w:r>
            <w:r>
              <w:rPr>
                <w:noProof/>
                <w:webHidden/>
              </w:rPr>
              <w:tab/>
            </w:r>
            <w:r>
              <w:rPr>
                <w:noProof/>
                <w:webHidden/>
              </w:rPr>
              <w:fldChar w:fldCharType="begin"/>
            </w:r>
            <w:r>
              <w:rPr>
                <w:noProof/>
                <w:webHidden/>
              </w:rPr>
              <w:instrText xml:space="preserve"> PAGEREF _Toc322213624 \h </w:instrText>
            </w:r>
          </w:ins>
          <w:r>
            <w:rPr>
              <w:noProof/>
              <w:webHidden/>
            </w:rPr>
          </w:r>
          <w:r>
            <w:rPr>
              <w:noProof/>
              <w:webHidden/>
            </w:rPr>
            <w:fldChar w:fldCharType="separate"/>
          </w:r>
          <w:ins w:id="117" w:author="jimm" w:date="2012-04-15T00:37:00Z">
            <w:r>
              <w:rPr>
                <w:noProof/>
                <w:webHidden/>
              </w:rPr>
              <w:t>25</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18" w:author="jimm" w:date="2012-04-15T00:37:00Z"/>
              <w:noProof/>
              <w:sz w:val="22"/>
              <w:szCs w:val="22"/>
            </w:rPr>
          </w:pPr>
          <w:ins w:id="119"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"_Toc322213625"</w:instrText>
            </w:r>
            <w:r w:rsidRPr="00832F47">
              <w:rPr>
                <w:rStyle w:val="Hyperlink"/>
                <w:noProof/>
              </w:rPr>
              <w:instrText xml:space="preserve"> </w:instrText>
            </w:r>
            <w:r w:rsidRPr="00832F47">
              <w:rPr>
                <w:rStyle w:val="Hyperlink"/>
                <w:noProof/>
              </w:rPr>
              <w:fldChar w:fldCharType="separate"/>
            </w:r>
            <w:r w:rsidRPr="00832F47">
              <w:rPr>
                <w:rStyle w:val="Hyperlink"/>
                <w:noProof/>
              </w:rPr>
              <w:t>Dispatch buttons</w:t>
            </w:r>
            <w:r>
              <w:rPr>
                <w:noProof/>
                <w:webHidden/>
              </w:rPr>
              <w:tab/>
            </w:r>
            <w:r>
              <w:rPr>
                <w:noProof/>
                <w:webHidden/>
              </w:rPr>
              <w:fldChar w:fldCharType="begin"/>
            </w:r>
            <w:r>
              <w:rPr>
                <w:noProof/>
                <w:webHidden/>
              </w:rPr>
              <w:instrText xml:space="preserve"> PAGEREF _Toc322213625 \h </w:instrText>
            </w:r>
          </w:ins>
          <w:r>
            <w:rPr>
              <w:noProof/>
              <w:webHidden/>
            </w:rPr>
          </w:r>
          <w:r>
            <w:rPr>
              <w:noProof/>
              <w:webHidden/>
            </w:rPr>
            <w:fldChar w:fldCharType="separate"/>
          </w:r>
          <w:ins w:id="120" w:author="jimm" w:date="2012-04-15T00:37:00Z">
            <w:r>
              <w:rPr>
                <w:noProof/>
                <w:webHidden/>
              </w:rPr>
              <w:t>25</w:t>
            </w:r>
            <w:r>
              <w:rPr>
                <w:noProof/>
                <w:webHidden/>
              </w:rPr>
              <w:fldChar w:fldCharType="end"/>
            </w:r>
            <w:r w:rsidRPr="00832F47">
              <w:rPr>
                <w:rStyle w:val="Hyperlink"/>
                <w:noProof/>
              </w:rPr>
              <w:fldChar w:fldCharType="end"/>
            </w:r>
          </w:ins>
        </w:p>
        <w:p w:rsidR="00DF134D" w:rsidRDefault="00DF134D">
          <w:pPr>
            <w:pStyle w:val="TOC3"/>
            <w:rPr>
              <w:ins w:id="121" w:author="jimm" w:date="2012-04-15T00:37:00Z"/>
              <w:noProof/>
              <w:sz w:val="22"/>
              <w:szCs w:val="22"/>
            </w:rPr>
          </w:pPr>
          <w:ins w:id="122"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"_Toc322213626"</w:instrText>
            </w:r>
            <w:r w:rsidRPr="00832F47">
              <w:rPr>
                <w:rStyle w:val="Hyperlink"/>
                <w:noProof/>
              </w:rPr>
              <w:instrText xml:space="preserve"> </w:instrText>
            </w:r>
            <w:r w:rsidRPr="00832F47">
              <w:rPr>
                <w:rStyle w:val="Hyperlink"/>
                <w:noProof/>
              </w:rPr>
              <w:fldChar w:fldCharType="separate"/>
            </w:r>
            <w:r w:rsidRPr="00832F47">
              <w:rPr>
                <w:rStyle w:val="Hyperlink"/>
                <w:noProof/>
              </w:rPr>
              <w:t>Lottery List</w:t>
            </w:r>
            <w:r>
              <w:rPr>
                <w:noProof/>
                <w:webHidden/>
              </w:rPr>
              <w:tab/>
            </w:r>
            <w:r>
              <w:rPr>
                <w:noProof/>
                <w:webHidden/>
              </w:rPr>
              <w:fldChar w:fldCharType="begin"/>
            </w:r>
            <w:r>
              <w:rPr>
                <w:noProof/>
                <w:webHidden/>
              </w:rPr>
              <w:instrText xml:space="preserve"> PAGEREF _Toc322213626 \h </w:instrText>
            </w:r>
          </w:ins>
          <w:r>
            <w:rPr>
              <w:noProof/>
              <w:webHidden/>
            </w:rPr>
          </w:r>
          <w:r>
            <w:rPr>
              <w:noProof/>
              <w:webHidden/>
            </w:rPr>
            <w:fldChar w:fldCharType="separate"/>
          </w:r>
          <w:ins w:id="123" w:author="jimm" w:date="2012-04-15T00:37:00Z">
            <w:r>
              <w:rPr>
                <w:noProof/>
                <w:webHidden/>
              </w:rPr>
              <w:t>26</w:t>
            </w:r>
            <w:r>
              <w:rPr>
                <w:noProof/>
                <w:webHidden/>
              </w:rPr>
              <w:fldChar w:fldCharType="end"/>
            </w:r>
            <w:r w:rsidRPr="00832F47">
              <w:rPr>
                <w:rStyle w:val="Hyperlink"/>
                <w:noProof/>
              </w:rPr>
              <w:fldChar w:fldCharType="end"/>
            </w:r>
          </w:ins>
        </w:p>
        <w:p w:rsidR="00DF134D" w:rsidRDefault="00DF134D">
          <w:pPr>
            <w:pStyle w:val="TOC3"/>
            <w:rPr>
              <w:ins w:id="124" w:author="jimm" w:date="2012-04-15T00:37:00Z"/>
              <w:noProof/>
              <w:sz w:val="22"/>
              <w:szCs w:val="22"/>
            </w:rPr>
          </w:pPr>
          <w:ins w:id="125"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"_Toc322213627"</w:instrText>
            </w:r>
            <w:r w:rsidRPr="00832F47">
              <w:rPr>
                <w:rStyle w:val="Hyperlink"/>
                <w:noProof/>
              </w:rPr>
              <w:instrText xml:space="preserve"> </w:instrText>
            </w:r>
            <w:r w:rsidRPr="00832F47">
              <w:rPr>
                <w:rStyle w:val="Hyperlink"/>
                <w:noProof/>
              </w:rPr>
              <w:fldChar w:fldCharType="separate"/>
            </w:r>
            <w:r w:rsidRPr="00832F47">
              <w:rPr>
                <w:rStyle w:val="Hyperlink"/>
                <w:noProof/>
              </w:rPr>
              <w:t>Sign-in list</w:t>
            </w:r>
            <w:r>
              <w:rPr>
                <w:noProof/>
                <w:webHidden/>
              </w:rPr>
              <w:tab/>
            </w:r>
            <w:r>
              <w:rPr>
                <w:noProof/>
                <w:webHidden/>
              </w:rPr>
              <w:fldChar w:fldCharType="begin"/>
            </w:r>
            <w:r>
              <w:rPr>
                <w:noProof/>
                <w:webHidden/>
              </w:rPr>
              <w:instrText xml:space="preserve"> PAGEREF _Toc322213627 \h </w:instrText>
            </w:r>
          </w:ins>
          <w:r>
            <w:rPr>
              <w:noProof/>
              <w:webHidden/>
            </w:rPr>
          </w:r>
          <w:r>
            <w:rPr>
              <w:noProof/>
              <w:webHidden/>
            </w:rPr>
            <w:fldChar w:fldCharType="separate"/>
          </w:r>
          <w:ins w:id="126" w:author="jimm" w:date="2012-04-15T00:37:00Z">
            <w:r>
              <w:rPr>
                <w:noProof/>
                <w:webHidden/>
              </w:rPr>
              <w:t>26</w:t>
            </w:r>
            <w:r>
              <w:rPr>
                <w:noProof/>
                <w:webHidden/>
              </w:rPr>
              <w:fldChar w:fldCharType="end"/>
            </w:r>
            <w:r w:rsidRPr="00832F47">
              <w:rPr>
                <w:rStyle w:val="Hyperlink"/>
                <w:noProof/>
              </w:rPr>
              <w:fldChar w:fldCharType="end"/>
            </w:r>
          </w:ins>
        </w:p>
        <w:p w:rsidR="00DF134D" w:rsidRDefault="00DF134D">
          <w:pPr>
            <w:pStyle w:val="TOC3"/>
            <w:rPr>
              <w:ins w:id="127" w:author="jimm" w:date="2012-04-15T00:37:00Z"/>
              <w:noProof/>
              <w:sz w:val="22"/>
              <w:szCs w:val="22"/>
            </w:rPr>
          </w:pPr>
          <w:ins w:id="128"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"_Toc322213628"</w:instrText>
            </w:r>
            <w:r w:rsidRPr="00832F47">
              <w:rPr>
                <w:rStyle w:val="Hyperlink"/>
                <w:noProof/>
              </w:rPr>
              <w:instrText xml:space="preserve"> </w:instrText>
            </w:r>
            <w:r w:rsidRPr="00832F47">
              <w:rPr>
                <w:rStyle w:val="Hyperlink"/>
                <w:noProof/>
              </w:rPr>
              <w:fldChar w:fldCharType="separate"/>
            </w:r>
            <w:r w:rsidRPr="00832F47">
              <w:rPr>
                <w:rStyle w:val="Hyperlink"/>
                <w:noProof/>
              </w:rPr>
              <w:t>Lottery</w:t>
            </w:r>
            <w:r>
              <w:rPr>
                <w:noProof/>
                <w:webHidden/>
              </w:rPr>
              <w:tab/>
            </w:r>
            <w:r>
              <w:rPr>
                <w:noProof/>
                <w:webHidden/>
              </w:rPr>
              <w:fldChar w:fldCharType="begin"/>
            </w:r>
            <w:r>
              <w:rPr>
                <w:noProof/>
                <w:webHidden/>
              </w:rPr>
              <w:instrText xml:space="preserve"> PAGEREF _Toc322213628 \h </w:instrText>
            </w:r>
          </w:ins>
          <w:r>
            <w:rPr>
              <w:noProof/>
              <w:webHidden/>
            </w:rPr>
          </w:r>
          <w:r>
            <w:rPr>
              <w:noProof/>
              <w:webHidden/>
            </w:rPr>
            <w:fldChar w:fldCharType="separate"/>
          </w:r>
          <w:ins w:id="129" w:author="jimm" w:date="2012-04-15T00:37:00Z">
            <w:r>
              <w:rPr>
                <w:noProof/>
                <w:webHidden/>
              </w:rPr>
              <w:t>26</w:t>
            </w:r>
            <w:r>
              <w:rPr>
                <w:noProof/>
                <w:webHidden/>
              </w:rPr>
              <w:fldChar w:fldCharType="end"/>
            </w:r>
            <w:r w:rsidRPr="00832F47">
              <w:rPr>
                <w:rStyle w:val="Hyperlink"/>
                <w:noProof/>
              </w:rPr>
              <w:fldChar w:fldCharType="end"/>
            </w:r>
          </w:ins>
        </w:p>
        <w:p w:rsidR="00DF134D" w:rsidRDefault="00DF134D">
          <w:pPr>
            <w:pStyle w:val="TOC3"/>
            <w:rPr>
              <w:ins w:id="130" w:author="jimm" w:date="2012-04-15T00:37:00Z"/>
              <w:noProof/>
              <w:sz w:val="22"/>
              <w:szCs w:val="22"/>
            </w:rPr>
          </w:pPr>
          <w:ins w:id="131"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"_Toc322213629"</w:instrText>
            </w:r>
            <w:r w:rsidRPr="00832F47">
              <w:rPr>
                <w:rStyle w:val="Hyperlink"/>
                <w:noProof/>
              </w:rPr>
              <w:instrText xml:space="preserve"> </w:instrText>
            </w:r>
            <w:r w:rsidRPr="00832F47">
              <w:rPr>
                <w:rStyle w:val="Hyperlink"/>
                <w:noProof/>
              </w:rPr>
              <w:fldChar w:fldCharType="separate"/>
            </w:r>
            <w:r w:rsidRPr="00832F47">
              <w:rPr>
                <w:rStyle w:val="Hyperlink"/>
                <w:noProof/>
              </w:rPr>
              <w:t>Assign</w:t>
            </w:r>
            <w:r>
              <w:rPr>
                <w:noProof/>
                <w:webHidden/>
              </w:rPr>
              <w:tab/>
            </w:r>
            <w:r>
              <w:rPr>
                <w:noProof/>
                <w:webHidden/>
              </w:rPr>
              <w:fldChar w:fldCharType="begin"/>
            </w:r>
            <w:r>
              <w:rPr>
                <w:noProof/>
                <w:webHidden/>
              </w:rPr>
              <w:instrText xml:space="preserve"> PAGEREF _Toc322213629 \h </w:instrText>
            </w:r>
          </w:ins>
          <w:r>
            <w:rPr>
              <w:noProof/>
              <w:webHidden/>
            </w:rPr>
          </w:r>
          <w:r>
            <w:rPr>
              <w:noProof/>
              <w:webHidden/>
            </w:rPr>
            <w:fldChar w:fldCharType="separate"/>
          </w:r>
          <w:ins w:id="132" w:author="jimm" w:date="2012-04-15T00:37:00Z">
            <w:r>
              <w:rPr>
                <w:noProof/>
                <w:webHidden/>
              </w:rPr>
              <w:t>26</w:t>
            </w:r>
            <w:r>
              <w:rPr>
                <w:noProof/>
                <w:webHidden/>
              </w:rPr>
              <w:fldChar w:fldCharType="end"/>
            </w:r>
            <w:r w:rsidRPr="00832F47">
              <w:rPr>
                <w:rStyle w:val="Hyperlink"/>
                <w:noProof/>
              </w:rPr>
              <w:fldChar w:fldCharType="end"/>
            </w:r>
          </w:ins>
        </w:p>
        <w:p w:rsidR="00DF134D" w:rsidRDefault="00DF134D">
          <w:pPr>
            <w:pStyle w:val="TOC3"/>
            <w:rPr>
              <w:ins w:id="133" w:author="jimm" w:date="2012-04-15T00:37:00Z"/>
              <w:noProof/>
              <w:sz w:val="22"/>
              <w:szCs w:val="22"/>
            </w:rPr>
          </w:pPr>
          <w:ins w:id="134"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"_Toc322213630"</w:instrText>
            </w:r>
            <w:r w:rsidRPr="00832F47">
              <w:rPr>
                <w:rStyle w:val="Hyperlink"/>
                <w:noProof/>
              </w:rPr>
              <w:instrText xml:space="preserve"> </w:instrText>
            </w:r>
            <w:r w:rsidRPr="00832F47">
              <w:rPr>
                <w:rStyle w:val="Hyperlink"/>
                <w:noProof/>
              </w:rPr>
              <w:fldChar w:fldCharType="separate"/>
            </w:r>
            <w:r w:rsidRPr="00832F47">
              <w:rPr>
                <w:rStyle w:val="Hyperlink"/>
                <w:noProof/>
              </w:rPr>
              <w:t>Remove</w:t>
            </w:r>
            <w:r>
              <w:rPr>
                <w:noProof/>
                <w:webHidden/>
              </w:rPr>
              <w:tab/>
            </w:r>
            <w:r>
              <w:rPr>
                <w:noProof/>
                <w:webHidden/>
              </w:rPr>
              <w:fldChar w:fldCharType="begin"/>
            </w:r>
            <w:r>
              <w:rPr>
                <w:noProof/>
                <w:webHidden/>
              </w:rPr>
              <w:instrText xml:space="preserve"> PAGEREF _Toc322213630 \h </w:instrText>
            </w:r>
          </w:ins>
          <w:r>
            <w:rPr>
              <w:noProof/>
              <w:webHidden/>
            </w:rPr>
          </w:r>
          <w:r>
            <w:rPr>
              <w:noProof/>
              <w:webHidden/>
            </w:rPr>
            <w:fldChar w:fldCharType="separate"/>
          </w:r>
          <w:ins w:id="135" w:author="jimm" w:date="2012-04-15T00:37:00Z">
            <w:r>
              <w:rPr>
                <w:noProof/>
                <w:webHidden/>
              </w:rPr>
              <w:t>26</w:t>
            </w:r>
            <w:r>
              <w:rPr>
                <w:noProof/>
                <w:webHidden/>
              </w:rPr>
              <w:fldChar w:fldCharType="end"/>
            </w:r>
            <w:r w:rsidRPr="00832F47">
              <w:rPr>
                <w:rStyle w:val="Hyperlink"/>
                <w:noProof/>
              </w:rPr>
              <w:fldChar w:fldCharType="end"/>
            </w:r>
          </w:ins>
        </w:p>
        <w:p w:rsidR="00DF134D" w:rsidRDefault="00DF134D">
          <w:pPr>
            <w:pStyle w:val="TOC3"/>
            <w:rPr>
              <w:ins w:id="136" w:author="jimm" w:date="2012-04-15T00:37:00Z"/>
              <w:noProof/>
              <w:sz w:val="22"/>
              <w:szCs w:val="22"/>
            </w:rPr>
          </w:pPr>
          <w:ins w:id="137"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"_Toc322213631"</w:instrText>
            </w:r>
            <w:r w:rsidRPr="00832F47">
              <w:rPr>
                <w:rStyle w:val="Hyperlink"/>
                <w:noProof/>
              </w:rPr>
              <w:instrText xml:space="preserve"> </w:instrText>
            </w:r>
            <w:r w:rsidRPr="00832F47">
              <w:rPr>
                <w:rStyle w:val="Hyperlink"/>
                <w:noProof/>
              </w:rPr>
              <w:fldChar w:fldCharType="separate"/>
            </w:r>
            <w:r w:rsidRPr="00832F47">
              <w:rPr>
                <w:rStyle w:val="Hyperlink"/>
                <w:noProof/>
              </w:rPr>
              <w:t>Requested (Active)</w:t>
            </w:r>
            <w:r>
              <w:rPr>
                <w:noProof/>
                <w:webHidden/>
              </w:rPr>
              <w:tab/>
            </w:r>
            <w:r>
              <w:rPr>
                <w:noProof/>
                <w:webHidden/>
              </w:rPr>
              <w:fldChar w:fldCharType="begin"/>
            </w:r>
            <w:r>
              <w:rPr>
                <w:noProof/>
                <w:webHidden/>
              </w:rPr>
              <w:instrText xml:space="preserve"> PAGEREF _Toc322213631 \h </w:instrText>
            </w:r>
          </w:ins>
          <w:r>
            <w:rPr>
              <w:noProof/>
              <w:webHidden/>
            </w:rPr>
          </w:r>
          <w:r>
            <w:rPr>
              <w:noProof/>
              <w:webHidden/>
            </w:rPr>
            <w:fldChar w:fldCharType="separate"/>
          </w:r>
          <w:ins w:id="138" w:author="jimm" w:date="2012-04-15T00:37:00Z">
            <w:r>
              <w:rPr>
                <w:noProof/>
                <w:webHidden/>
              </w:rPr>
              <w:t>26</w:t>
            </w:r>
            <w:r>
              <w:rPr>
                <w:noProof/>
                <w:webHidden/>
              </w:rPr>
              <w:fldChar w:fldCharType="end"/>
            </w:r>
            <w:r w:rsidRPr="00832F47">
              <w:rPr>
                <w:rStyle w:val="Hyperlink"/>
                <w:noProof/>
              </w:rPr>
              <w:fldChar w:fldCharType="end"/>
            </w:r>
          </w:ins>
        </w:p>
        <w:p w:rsidR="00DF134D" w:rsidRDefault="00DF134D">
          <w:pPr>
            <w:pStyle w:val="TOC3"/>
            <w:rPr>
              <w:ins w:id="139" w:author="jimm" w:date="2012-04-15T00:37:00Z"/>
              <w:noProof/>
              <w:sz w:val="22"/>
              <w:szCs w:val="22"/>
            </w:rPr>
          </w:pPr>
          <w:ins w:id="140"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"_Toc322213632"</w:instrText>
            </w:r>
            <w:r w:rsidRPr="00832F47">
              <w:rPr>
                <w:rStyle w:val="Hyperlink"/>
                <w:noProof/>
              </w:rPr>
              <w:instrText xml:space="preserve"> </w:instrText>
            </w:r>
            <w:r w:rsidRPr="00832F47">
              <w:rPr>
                <w:rStyle w:val="Hyperlink"/>
                <w:noProof/>
              </w:rPr>
              <w:fldChar w:fldCharType="separate"/>
            </w:r>
            <w:r w:rsidRPr="00832F47">
              <w:rPr>
                <w:rStyle w:val="Hyperlink"/>
                <w:noProof/>
              </w:rPr>
              <w:t>Skilled (Active)</w:t>
            </w:r>
            <w:r>
              <w:rPr>
                <w:noProof/>
                <w:webHidden/>
              </w:rPr>
              <w:tab/>
            </w:r>
            <w:r>
              <w:rPr>
                <w:noProof/>
                <w:webHidden/>
              </w:rPr>
              <w:fldChar w:fldCharType="begin"/>
            </w:r>
            <w:r>
              <w:rPr>
                <w:noProof/>
                <w:webHidden/>
              </w:rPr>
              <w:instrText xml:space="preserve"> PAGEREF _Toc322213632 \h </w:instrText>
            </w:r>
          </w:ins>
          <w:r>
            <w:rPr>
              <w:noProof/>
              <w:webHidden/>
            </w:rPr>
          </w:r>
          <w:r>
            <w:rPr>
              <w:noProof/>
              <w:webHidden/>
            </w:rPr>
            <w:fldChar w:fldCharType="separate"/>
          </w:r>
          <w:ins w:id="141" w:author="jimm" w:date="2012-04-15T00:37:00Z">
            <w:r>
              <w:rPr>
                <w:noProof/>
                <w:webHidden/>
              </w:rPr>
              <w:t>27</w:t>
            </w:r>
            <w:r>
              <w:rPr>
                <w:noProof/>
                <w:webHidden/>
              </w:rPr>
              <w:fldChar w:fldCharType="end"/>
            </w:r>
            <w:r w:rsidRPr="00832F47">
              <w:rPr>
                <w:rStyle w:val="Hyperlink"/>
                <w:noProof/>
              </w:rPr>
              <w:fldChar w:fldCharType="end"/>
            </w:r>
          </w:ins>
        </w:p>
        <w:p w:rsidR="00DF134D" w:rsidRDefault="00DF134D">
          <w:pPr>
            <w:pStyle w:val="TOC3"/>
            <w:rPr>
              <w:ins w:id="142" w:author="jimm" w:date="2012-04-15T00:37:00Z"/>
              <w:noProof/>
              <w:sz w:val="22"/>
              <w:szCs w:val="22"/>
            </w:rPr>
          </w:pPr>
          <w:ins w:id="143"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"_Toc322213633"</w:instrText>
            </w:r>
            <w:r w:rsidRPr="00832F47">
              <w:rPr>
                <w:rStyle w:val="Hyperlink"/>
                <w:noProof/>
              </w:rPr>
              <w:instrText xml:space="preserve"> </w:instrText>
            </w:r>
            <w:r w:rsidRPr="00832F47">
              <w:rPr>
                <w:rStyle w:val="Hyperlink"/>
                <w:noProof/>
              </w:rPr>
              <w:fldChar w:fldCharType="separate"/>
            </w:r>
            <w:r w:rsidRPr="00832F47">
              <w:rPr>
                <w:rStyle w:val="Hyperlink"/>
                <w:noProof/>
              </w:rPr>
              <w:t>Open (Active)</w:t>
            </w:r>
            <w:r>
              <w:rPr>
                <w:noProof/>
                <w:webHidden/>
              </w:rPr>
              <w:tab/>
            </w:r>
            <w:r>
              <w:rPr>
                <w:noProof/>
                <w:webHidden/>
              </w:rPr>
              <w:fldChar w:fldCharType="begin"/>
            </w:r>
            <w:r>
              <w:rPr>
                <w:noProof/>
                <w:webHidden/>
              </w:rPr>
              <w:instrText xml:space="preserve"> PAGEREF _Toc322213633 \h </w:instrText>
            </w:r>
          </w:ins>
          <w:r>
            <w:rPr>
              <w:noProof/>
              <w:webHidden/>
            </w:rPr>
          </w:r>
          <w:r>
            <w:rPr>
              <w:noProof/>
              <w:webHidden/>
            </w:rPr>
            <w:fldChar w:fldCharType="separate"/>
          </w:r>
          <w:ins w:id="144" w:author="jimm" w:date="2012-04-15T00:37:00Z">
            <w:r>
              <w:rPr>
                <w:noProof/>
                <w:webHidden/>
              </w:rPr>
              <w:t>27</w:t>
            </w:r>
            <w:r>
              <w:rPr>
                <w:noProof/>
                <w:webHidden/>
              </w:rPr>
              <w:fldChar w:fldCharType="end"/>
            </w:r>
            <w:r w:rsidRPr="00832F47">
              <w:rPr>
                <w:rStyle w:val="Hyperlink"/>
                <w:noProof/>
              </w:rPr>
              <w:fldChar w:fldCharType="end"/>
            </w:r>
          </w:ins>
        </w:p>
        <w:p w:rsidR="00DF134D" w:rsidRDefault="00DF134D">
          <w:pPr>
            <w:pStyle w:val="TOC3"/>
            <w:rPr>
              <w:ins w:id="145" w:author="jimm" w:date="2012-04-15T00:37:00Z"/>
              <w:noProof/>
              <w:sz w:val="22"/>
              <w:szCs w:val="22"/>
            </w:rPr>
          </w:pPr>
          <w:ins w:id="146"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"_Toc322213634"</w:instrText>
            </w:r>
            <w:r w:rsidRPr="00832F47">
              <w:rPr>
                <w:rStyle w:val="Hyperlink"/>
                <w:noProof/>
              </w:rPr>
              <w:instrText xml:space="preserve"> </w:instrText>
            </w:r>
            <w:r w:rsidRPr="00832F47">
              <w:rPr>
                <w:rStyle w:val="Hyperlink"/>
                <w:noProof/>
              </w:rPr>
              <w:fldChar w:fldCharType="separate"/>
            </w:r>
            <w:r w:rsidRPr="00832F47">
              <w:rPr>
                <w:rStyle w:val="Hyperlink"/>
                <w:noProof/>
              </w:rPr>
              <w:t>Assigned (Active)</w:t>
            </w:r>
            <w:r>
              <w:rPr>
                <w:noProof/>
                <w:webHidden/>
              </w:rPr>
              <w:tab/>
            </w:r>
            <w:r>
              <w:rPr>
                <w:noProof/>
                <w:webHidden/>
              </w:rPr>
              <w:fldChar w:fldCharType="begin"/>
            </w:r>
            <w:r>
              <w:rPr>
                <w:noProof/>
                <w:webHidden/>
              </w:rPr>
              <w:instrText xml:space="preserve"> PAGEREF _Toc322213634 \h </w:instrText>
            </w:r>
          </w:ins>
          <w:r>
            <w:rPr>
              <w:noProof/>
              <w:webHidden/>
            </w:rPr>
          </w:r>
          <w:r>
            <w:rPr>
              <w:noProof/>
              <w:webHidden/>
            </w:rPr>
            <w:fldChar w:fldCharType="separate"/>
          </w:r>
          <w:ins w:id="147" w:author="jimm" w:date="2012-04-15T00:37:00Z">
            <w:r>
              <w:rPr>
                <w:noProof/>
                <w:webHidden/>
              </w:rPr>
              <w:t>28</w:t>
            </w:r>
            <w:r>
              <w:rPr>
                <w:noProof/>
                <w:webHidden/>
              </w:rPr>
              <w:fldChar w:fldCharType="end"/>
            </w:r>
            <w:r w:rsidRPr="00832F47">
              <w:rPr>
                <w:rStyle w:val="Hyperlink"/>
                <w:noProof/>
              </w:rPr>
              <w:fldChar w:fldCharType="end"/>
            </w:r>
          </w:ins>
        </w:p>
        <w:p w:rsidR="00DF134D" w:rsidRDefault="00DF134D">
          <w:pPr>
            <w:pStyle w:val="TOC3"/>
            <w:rPr>
              <w:ins w:id="148" w:author="jimm" w:date="2012-04-15T00:37:00Z"/>
              <w:noProof/>
              <w:sz w:val="22"/>
              <w:szCs w:val="22"/>
            </w:rPr>
          </w:pPr>
          <w:ins w:id="149"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"_Toc322213635"</w:instrText>
            </w:r>
            <w:r w:rsidRPr="00832F47">
              <w:rPr>
                <w:rStyle w:val="Hyperlink"/>
                <w:noProof/>
              </w:rPr>
              <w:instrText xml:space="preserve"> </w:instrText>
            </w:r>
            <w:r w:rsidRPr="00832F47">
              <w:rPr>
                <w:rStyle w:val="Hyperlink"/>
                <w:noProof/>
              </w:rPr>
              <w:fldChar w:fldCharType="separate"/>
            </w:r>
            <w:r w:rsidRPr="00832F47">
              <w:rPr>
                <w:rStyle w:val="Hyperlink"/>
                <w:noProof/>
              </w:rPr>
              <w:t>Assigned (Completed)</w:t>
            </w:r>
            <w:r>
              <w:rPr>
                <w:noProof/>
                <w:webHidden/>
              </w:rPr>
              <w:tab/>
            </w:r>
            <w:r>
              <w:rPr>
                <w:noProof/>
                <w:webHidden/>
              </w:rPr>
              <w:fldChar w:fldCharType="begin"/>
            </w:r>
            <w:r>
              <w:rPr>
                <w:noProof/>
                <w:webHidden/>
              </w:rPr>
              <w:instrText xml:space="preserve"> PAGEREF _Toc322213635 \h </w:instrText>
            </w:r>
          </w:ins>
          <w:r>
            <w:rPr>
              <w:noProof/>
              <w:webHidden/>
            </w:rPr>
          </w:r>
          <w:r>
            <w:rPr>
              <w:noProof/>
              <w:webHidden/>
            </w:rPr>
            <w:fldChar w:fldCharType="separate"/>
          </w:r>
          <w:ins w:id="150" w:author="jimm" w:date="2012-04-15T00:37:00Z">
            <w:r>
              <w:rPr>
                <w:noProof/>
                <w:webHidden/>
              </w:rPr>
              <w:t>28</w:t>
            </w:r>
            <w:r>
              <w:rPr>
                <w:noProof/>
                <w:webHidden/>
              </w:rPr>
              <w:fldChar w:fldCharType="end"/>
            </w:r>
            <w:r w:rsidRPr="00832F47">
              <w:rPr>
                <w:rStyle w:val="Hyperlink"/>
                <w:noProof/>
              </w:rPr>
              <w:fldChar w:fldCharType="end"/>
            </w:r>
          </w:ins>
        </w:p>
        <w:p w:rsidR="00DF134D" w:rsidRDefault="00DF134D">
          <w:pPr>
            <w:pStyle w:val="TOC3"/>
            <w:rPr>
              <w:ins w:id="151" w:author="jimm" w:date="2012-04-15T00:37:00Z"/>
              <w:noProof/>
              <w:sz w:val="22"/>
              <w:szCs w:val="22"/>
            </w:rPr>
          </w:pPr>
          <w:ins w:id="152"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"_Toc322213636"</w:instrText>
            </w:r>
            <w:r w:rsidRPr="00832F47">
              <w:rPr>
                <w:rStyle w:val="Hyperlink"/>
                <w:noProof/>
              </w:rPr>
              <w:instrText xml:space="preserve"> </w:instrText>
            </w:r>
            <w:r w:rsidRPr="00832F47">
              <w:rPr>
                <w:rStyle w:val="Hyperlink"/>
                <w:noProof/>
              </w:rPr>
              <w:fldChar w:fldCharType="separate"/>
            </w:r>
            <w:r w:rsidRPr="00832F47">
              <w:rPr>
                <w:rStyle w:val="Hyperlink"/>
                <w:noProof/>
              </w:rPr>
              <w:t>All</w:t>
            </w:r>
            <w:r>
              <w:rPr>
                <w:noProof/>
                <w:webHidden/>
              </w:rPr>
              <w:tab/>
            </w:r>
            <w:r>
              <w:rPr>
                <w:noProof/>
                <w:webHidden/>
              </w:rPr>
              <w:fldChar w:fldCharType="begin"/>
            </w:r>
            <w:r>
              <w:rPr>
                <w:noProof/>
                <w:webHidden/>
              </w:rPr>
              <w:instrText xml:space="preserve"> PAGEREF _Toc322213636 \h </w:instrText>
            </w:r>
          </w:ins>
          <w:r>
            <w:rPr>
              <w:noProof/>
              <w:webHidden/>
            </w:rPr>
          </w:r>
          <w:r>
            <w:rPr>
              <w:noProof/>
              <w:webHidden/>
            </w:rPr>
            <w:fldChar w:fldCharType="separate"/>
          </w:r>
          <w:ins w:id="153" w:author="jimm" w:date="2012-04-15T00:37:00Z">
            <w:r>
              <w:rPr>
                <w:noProof/>
                <w:webHidden/>
              </w:rPr>
              <w:t>29</w:t>
            </w:r>
            <w:r>
              <w:rPr>
                <w:noProof/>
                <w:webHidden/>
              </w:rPr>
              <w:fldChar w:fldCharType="end"/>
            </w:r>
            <w:r w:rsidRPr="00832F47">
              <w:rPr>
                <w:rStyle w:val="Hyperlink"/>
                <w:noProof/>
              </w:rPr>
              <w:fldChar w:fldCharType="end"/>
            </w:r>
          </w:ins>
        </w:p>
        <w:p w:rsidR="00DF134D" w:rsidRDefault="00DF134D">
          <w:pPr>
            <w:pStyle w:val="TOC1"/>
            <w:tabs>
              <w:tab w:val="right" w:leader="dot" w:pos="9350"/>
            </w:tabs>
            <w:rPr>
              <w:ins w:id="154" w:author="jimm" w:date="2012-04-15T00:37:00Z"/>
              <w:noProof/>
              <w:sz w:val="22"/>
              <w:szCs w:val="22"/>
            </w:rPr>
          </w:pPr>
          <w:ins w:id="155"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"_Toc322213637"</w:instrText>
            </w:r>
            <w:r w:rsidRPr="00832F47">
              <w:rPr>
                <w:rStyle w:val="Hyperlink"/>
                <w:noProof/>
              </w:rPr>
              <w:instrText xml:space="preserve"> </w:instrText>
            </w:r>
            <w:r w:rsidRPr="00832F47">
              <w:rPr>
                <w:rStyle w:val="Hyperlink"/>
                <w:noProof/>
              </w:rPr>
              <w:fldChar w:fldCharType="separate"/>
            </w:r>
            <w:r w:rsidRPr="00832F47">
              <w:rPr>
                <w:rStyle w:val="Hyperlink"/>
                <w:noProof/>
              </w:rPr>
              <w:t>persons</w:t>
            </w:r>
            <w:r>
              <w:rPr>
                <w:noProof/>
                <w:webHidden/>
              </w:rPr>
              <w:tab/>
            </w:r>
            <w:r>
              <w:rPr>
                <w:noProof/>
                <w:webHidden/>
              </w:rPr>
              <w:fldChar w:fldCharType="begin"/>
            </w:r>
            <w:r>
              <w:rPr>
                <w:noProof/>
                <w:webHidden/>
              </w:rPr>
              <w:instrText xml:space="preserve"> PAGEREF _Toc322213637 \h </w:instrText>
            </w:r>
          </w:ins>
          <w:r>
            <w:rPr>
              <w:noProof/>
              <w:webHidden/>
            </w:rPr>
          </w:r>
          <w:r>
            <w:rPr>
              <w:noProof/>
              <w:webHidden/>
            </w:rPr>
            <w:fldChar w:fldCharType="separate"/>
          </w:r>
          <w:ins w:id="156" w:author="jimm" w:date="2012-04-15T00:37:00Z">
            <w:r>
              <w:rPr>
                <w:noProof/>
                <w:webHidden/>
              </w:rPr>
              <w:t>30</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57" w:author="jimm" w:date="2012-04-15T00:37:00Z"/>
              <w:noProof/>
              <w:sz w:val="22"/>
              <w:szCs w:val="22"/>
            </w:rPr>
          </w:pPr>
          <w:ins w:id="158"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"_Toc322213638"</w:instrText>
            </w:r>
            <w:r w:rsidRPr="00832F47">
              <w:rPr>
                <w:rStyle w:val="Hyperlink"/>
                <w:noProof/>
              </w:rPr>
              <w:instrText xml:space="preserve"> </w:instrText>
            </w:r>
            <w:r w:rsidRPr="00832F47">
              <w:rPr>
                <w:rStyle w:val="Hyperlink"/>
                <w:noProof/>
              </w:rPr>
              <w:fldChar w:fldCharType="separate"/>
            </w:r>
            <w:r w:rsidRPr="00832F47">
              <w:rPr>
                <w:rStyle w:val="Hyperlink"/>
                <w:noProof/>
              </w:rPr>
              <w:t>Searching for a person</w:t>
            </w:r>
            <w:r>
              <w:rPr>
                <w:noProof/>
                <w:webHidden/>
              </w:rPr>
              <w:tab/>
            </w:r>
            <w:r>
              <w:rPr>
                <w:noProof/>
                <w:webHidden/>
              </w:rPr>
              <w:fldChar w:fldCharType="begin"/>
            </w:r>
            <w:r>
              <w:rPr>
                <w:noProof/>
                <w:webHidden/>
              </w:rPr>
              <w:instrText xml:space="preserve"> PAGEREF _Toc322213638 \h </w:instrText>
            </w:r>
          </w:ins>
          <w:r>
            <w:rPr>
              <w:noProof/>
              <w:webHidden/>
            </w:rPr>
          </w:r>
          <w:r>
            <w:rPr>
              <w:noProof/>
              <w:webHidden/>
            </w:rPr>
            <w:fldChar w:fldCharType="separate"/>
          </w:r>
          <w:ins w:id="159" w:author="jimm" w:date="2012-04-15T00:37:00Z">
            <w:r>
              <w:rPr>
                <w:noProof/>
                <w:webHidden/>
              </w:rPr>
              <w:t>30</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60" w:author="jimm" w:date="2012-04-15T00:37:00Z"/>
              <w:noProof/>
              <w:sz w:val="22"/>
              <w:szCs w:val="22"/>
            </w:rPr>
          </w:pPr>
          <w:ins w:id="161" w:author="jimm" w:date="2012-04-15T00:37:00Z">
            <w:r w:rsidRPr="00832F47">
              <w:rPr>
                <w:rStyle w:val="Hyperlink"/>
                <w:noProof/>
              </w:rPr>
              <w:lastRenderedPageBreak/>
              <w:fldChar w:fldCharType="begin"/>
            </w:r>
            <w:r w:rsidRPr="00832F47">
              <w:rPr>
                <w:rStyle w:val="Hyperlink"/>
                <w:noProof/>
              </w:rPr>
              <w:instrText xml:space="preserve"> </w:instrText>
            </w:r>
            <w:r>
              <w:rPr>
                <w:noProof/>
              </w:rPr>
              <w:instrText>HYPERLINK \l "_Toc322213639"</w:instrText>
            </w:r>
            <w:r w:rsidRPr="00832F47">
              <w:rPr>
                <w:rStyle w:val="Hyperlink"/>
                <w:noProof/>
              </w:rPr>
              <w:instrText xml:space="preserve"> </w:instrText>
            </w:r>
            <w:r w:rsidRPr="00832F47">
              <w:rPr>
                <w:rStyle w:val="Hyperlink"/>
                <w:noProof/>
              </w:rPr>
              <w:fldChar w:fldCharType="separate"/>
            </w:r>
            <w:r w:rsidRPr="00832F47">
              <w:rPr>
                <w:rStyle w:val="Hyperlink"/>
                <w:noProof/>
              </w:rPr>
              <w:t>Creating a new person</w:t>
            </w:r>
            <w:r>
              <w:rPr>
                <w:noProof/>
                <w:webHidden/>
              </w:rPr>
              <w:tab/>
            </w:r>
            <w:r>
              <w:rPr>
                <w:noProof/>
                <w:webHidden/>
              </w:rPr>
              <w:fldChar w:fldCharType="begin"/>
            </w:r>
            <w:r>
              <w:rPr>
                <w:noProof/>
                <w:webHidden/>
              </w:rPr>
              <w:instrText xml:space="preserve"> PAGEREF _Toc322213639 \h </w:instrText>
            </w:r>
          </w:ins>
          <w:r>
            <w:rPr>
              <w:noProof/>
              <w:webHidden/>
            </w:rPr>
          </w:r>
          <w:r>
            <w:rPr>
              <w:noProof/>
              <w:webHidden/>
            </w:rPr>
            <w:fldChar w:fldCharType="separate"/>
          </w:r>
          <w:ins w:id="162" w:author="jimm" w:date="2012-04-15T00:37:00Z">
            <w:r>
              <w:rPr>
                <w:noProof/>
                <w:webHidden/>
              </w:rPr>
              <w:t>31</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63" w:author="jimm" w:date="2012-04-15T00:37:00Z"/>
              <w:noProof/>
              <w:sz w:val="22"/>
              <w:szCs w:val="22"/>
            </w:rPr>
          </w:pPr>
          <w:ins w:id="164"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"_Toc322213640"</w:instrText>
            </w:r>
            <w:r w:rsidRPr="00832F47">
              <w:rPr>
                <w:rStyle w:val="Hyperlink"/>
                <w:noProof/>
              </w:rPr>
              <w:instrText xml:space="preserve"> </w:instrText>
            </w:r>
            <w:r w:rsidRPr="00832F47">
              <w:rPr>
                <w:rStyle w:val="Hyperlink"/>
                <w:noProof/>
              </w:rPr>
              <w:fldChar w:fldCharType="separate"/>
            </w:r>
            <w:r w:rsidRPr="00832F47">
              <w:rPr>
                <w:rStyle w:val="Hyperlink"/>
                <w:noProof/>
              </w:rPr>
              <w:t>Editing an existing person</w:t>
            </w:r>
            <w:r>
              <w:rPr>
                <w:noProof/>
                <w:webHidden/>
              </w:rPr>
              <w:tab/>
            </w:r>
            <w:r>
              <w:rPr>
                <w:noProof/>
                <w:webHidden/>
              </w:rPr>
              <w:fldChar w:fldCharType="begin"/>
            </w:r>
            <w:r>
              <w:rPr>
                <w:noProof/>
                <w:webHidden/>
              </w:rPr>
              <w:instrText xml:space="preserve"> PAGEREF _Toc322213640 \h </w:instrText>
            </w:r>
          </w:ins>
          <w:r>
            <w:rPr>
              <w:noProof/>
              <w:webHidden/>
            </w:rPr>
          </w:r>
          <w:r>
            <w:rPr>
              <w:noProof/>
              <w:webHidden/>
            </w:rPr>
            <w:fldChar w:fldCharType="separate"/>
          </w:r>
          <w:ins w:id="165" w:author="jimm" w:date="2012-04-15T00:37:00Z">
            <w:r>
              <w:rPr>
                <w:noProof/>
                <w:webHidden/>
              </w:rPr>
              <w:t>31</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66" w:author="jimm" w:date="2012-04-15T00:37:00Z"/>
              <w:noProof/>
              <w:sz w:val="22"/>
              <w:szCs w:val="22"/>
            </w:rPr>
          </w:pPr>
          <w:ins w:id="167"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"_Toc322213641"</w:instrText>
            </w:r>
            <w:r w:rsidRPr="00832F47">
              <w:rPr>
                <w:rStyle w:val="Hyperlink"/>
                <w:noProof/>
              </w:rPr>
              <w:instrText xml:space="preserve"> </w:instrText>
            </w:r>
            <w:r w:rsidRPr="00832F47">
              <w:rPr>
                <w:rStyle w:val="Hyperlink"/>
                <w:noProof/>
              </w:rPr>
              <w:fldChar w:fldCharType="separate"/>
            </w:r>
            <w:r w:rsidRPr="00832F47">
              <w:rPr>
                <w:rStyle w:val="Hyperlink"/>
                <w:noProof/>
              </w:rPr>
              <w:t>Deleting a person</w:t>
            </w:r>
            <w:r>
              <w:rPr>
                <w:noProof/>
                <w:webHidden/>
              </w:rPr>
              <w:tab/>
            </w:r>
            <w:r>
              <w:rPr>
                <w:noProof/>
                <w:webHidden/>
              </w:rPr>
              <w:fldChar w:fldCharType="begin"/>
            </w:r>
            <w:r>
              <w:rPr>
                <w:noProof/>
                <w:webHidden/>
              </w:rPr>
              <w:instrText xml:space="preserve"> PAGEREF _Toc322213641 \h </w:instrText>
            </w:r>
          </w:ins>
          <w:r>
            <w:rPr>
              <w:noProof/>
              <w:webHidden/>
            </w:rPr>
          </w:r>
          <w:r>
            <w:rPr>
              <w:noProof/>
              <w:webHidden/>
            </w:rPr>
            <w:fldChar w:fldCharType="separate"/>
          </w:r>
          <w:ins w:id="168" w:author="jimm" w:date="2012-04-15T00:37:00Z">
            <w:r>
              <w:rPr>
                <w:noProof/>
                <w:webHidden/>
              </w:rPr>
              <w:t>32</w:t>
            </w:r>
            <w:r>
              <w:rPr>
                <w:noProof/>
                <w:webHidden/>
              </w:rPr>
              <w:fldChar w:fldCharType="end"/>
            </w:r>
            <w:r w:rsidRPr="00832F47">
              <w:rPr>
                <w:rStyle w:val="Hyperlink"/>
                <w:noProof/>
              </w:rPr>
              <w:fldChar w:fldCharType="end"/>
            </w:r>
          </w:ins>
        </w:p>
        <w:p w:rsidR="00DF134D" w:rsidRDefault="00DF134D">
          <w:pPr>
            <w:pStyle w:val="TOC1"/>
            <w:tabs>
              <w:tab w:val="right" w:leader="dot" w:pos="9350"/>
            </w:tabs>
            <w:rPr>
              <w:ins w:id="169" w:author="jimm" w:date="2012-04-15T00:37:00Z"/>
              <w:noProof/>
              <w:sz w:val="22"/>
              <w:szCs w:val="22"/>
            </w:rPr>
          </w:pPr>
          <w:ins w:id="170"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"_Toc322213642"</w:instrText>
            </w:r>
            <w:r w:rsidRPr="00832F47">
              <w:rPr>
                <w:rStyle w:val="Hyperlink"/>
                <w:noProof/>
              </w:rPr>
              <w:instrText xml:space="preserve"> </w:instrText>
            </w:r>
            <w:r w:rsidRPr="00832F47">
              <w:rPr>
                <w:rStyle w:val="Hyperlink"/>
                <w:noProof/>
              </w:rPr>
              <w:fldChar w:fldCharType="separate"/>
            </w:r>
            <w:r w:rsidRPr="00832F47">
              <w:rPr>
                <w:rStyle w:val="Hyperlink"/>
                <w:noProof/>
              </w:rPr>
              <w:t>workers</w:t>
            </w:r>
            <w:r>
              <w:rPr>
                <w:noProof/>
                <w:webHidden/>
              </w:rPr>
              <w:tab/>
            </w:r>
            <w:r>
              <w:rPr>
                <w:noProof/>
                <w:webHidden/>
              </w:rPr>
              <w:fldChar w:fldCharType="begin"/>
            </w:r>
            <w:r>
              <w:rPr>
                <w:noProof/>
                <w:webHidden/>
              </w:rPr>
              <w:instrText xml:space="preserve"> PAGEREF _Toc322213642 \h </w:instrText>
            </w:r>
          </w:ins>
          <w:r>
            <w:rPr>
              <w:noProof/>
              <w:webHidden/>
            </w:rPr>
          </w:r>
          <w:r>
            <w:rPr>
              <w:noProof/>
              <w:webHidden/>
            </w:rPr>
            <w:fldChar w:fldCharType="separate"/>
          </w:r>
          <w:ins w:id="171" w:author="jimm" w:date="2012-04-15T00:37:00Z">
            <w:r>
              <w:rPr>
                <w:noProof/>
                <w:webHidden/>
              </w:rPr>
              <w:t>33</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72" w:author="jimm" w:date="2012-04-15T00:37:00Z"/>
              <w:noProof/>
              <w:sz w:val="22"/>
              <w:szCs w:val="22"/>
            </w:rPr>
          </w:pPr>
          <w:ins w:id="173"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"_Toc322213643"</w:instrText>
            </w:r>
            <w:r w:rsidRPr="00832F47">
              <w:rPr>
                <w:rStyle w:val="Hyperlink"/>
                <w:noProof/>
              </w:rPr>
              <w:instrText xml:space="preserve"> </w:instrText>
            </w:r>
            <w:r w:rsidRPr="00832F47">
              <w:rPr>
                <w:rStyle w:val="Hyperlink"/>
                <w:noProof/>
              </w:rPr>
              <w:fldChar w:fldCharType="separate"/>
            </w:r>
            <w:r w:rsidRPr="00832F47">
              <w:rPr>
                <w:rStyle w:val="Hyperlink"/>
                <w:noProof/>
              </w:rPr>
              <w:t>Searching for a worker</w:t>
            </w:r>
            <w:r>
              <w:rPr>
                <w:noProof/>
                <w:webHidden/>
              </w:rPr>
              <w:tab/>
            </w:r>
            <w:r>
              <w:rPr>
                <w:noProof/>
                <w:webHidden/>
              </w:rPr>
              <w:fldChar w:fldCharType="begin"/>
            </w:r>
            <w:r>
              <w:rPr>
                <w:noProof/>
                <w:webHidden/>
              </w:rPr>
              <w:instrText xml:space="preserve"> PAGEREF _Toc322213643 \h </w:instrText>
            </w:r>
          </w:ins>
          <w:r>
            <w:rPr>
              <w:noProof/>
              <w:webHidden/>
            </w:rPr>
          </w:r>
          <w:r>
            <w:rPr>
              <w:noProof/>
              <w:webHidden/>
            </w:rPr>
            <w:fldChar w:fldCharType="separate"/>
          </w:r>
          <w:ins w:id="174" w:author="jimm" w:date="2012-04-15T00:37:00Z">
            <w:r>
              <w:rPr>
                <w:noProof/>
                <w:webHidden/>
              </w:rPr>
              <w:t>33</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75" w:author="jimm" w:date="2012-04-15T00:37:00Z"/>
              <w:noProof/>
              <w:sz w:val="22"/>
              <w:szCs w:val="22"/>
            </w:rPr>
          </w:pPr>
          <w:ins w:id="176"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"_Toc322213644"</w:instrText>
            </w:r>
            <w:r w:rsidRPr="00832F47">
              <w:rPr>
                <w:rStyle w:val="Hyperlink"/>
                <w:noProof/>
              </w:rPr>
              <w:instrText xml:space="preserve"> </w:instrText>
            </w:r>
            <w:r w:rsidRPr="00832F47">
              <w:rPr>
                <w:rStyle w:val="Hyperlink"/>
                <w:noProof/>
              </w:rPr>
              <w:fldChar w:fldCharType="separate"/>
            </w:r>
            <w:r w:rsidRPr="00832F47">
              <w:rPr>
                <w:rStyle w:val="Hyperlink"/>
                <w:noProof/>
              </w:rPr>
              <w:t>Creating a worker</w:t>
            </w:r>
            <w:r>
              <w:rPr>
                <w:noProof/>
                <w:webHidden/>
              </w:rPr>
              <w:tab/>
            </w:r>
            <w:r>
              <w:rPr>
                <w:noProof/>
                <w:webHidden/>
              </w:rPr>
              <w:fldChar w:fldCharType="begin"/>
            </w:r>
            <w:r>
              <w:rPr>
                <w:noProof/>
                <w:webHidden/>
              </w:rPr>
              <w:instrText xml:space="preserve"> PAGEREF _Toc322213644 \h </w:instrText>
            </w:r>
          </w:ins>
          <w:r>
            <w:rPr>
              <w:noProof/>
              <w:webHidden/>
            </w:rPr>
          </w:r>
          <w:r>
            <w:rPr>
              <w:noProof/>
              <w:webHidden/>
            </w:rPr>
            <w:fldChar w:fldCharType="separate"/>
          </w:r>
          <w:ins w:id="177" w:author="jimm" w:date="2012-04-15T00:37:00Z">
            <w:r>
              <w:rPr>
                <w:noProof/>
                <w:webHidden/>
              </w:rPr>
              <w:t>33</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78" w:author="jimm" w:date="2012-04-15T00:37:00Z"/>
              <w:noProof/>
              <w:sz w:val="22"/>
              <w:szCs w:val="22"/>
            </w:rPr>
          </w:pPr>
          <w:ins w:id="179"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"_Toc322213645"</w:instrText>
            </w:r>
            <w:r w:rsidRPr="00832F47">
              <w:rPr>
                <w:rStyle w:val="Hyperlink"/>
                <w:noProof/>
              </w:rPr>
              <w:instrText xml:space="preserve"> </w:instrText>
            </w:r>
            <w:r w:rsidRPr="00832F47">
              <w:rPr>
                <w:rStyle w:val="Hyperlink"/>
                <w:noProof/>
              </w:rPr>
              <w:fldChar w:fldCharType="separate"/>
            </w:r>
            <w:r w:rsidRPr="00832F47">
              <w:rPr>
                <w:rStyle w:val="Hyperlink"/>
                <w:noProof/>
              </w:rPr>
              <w:t>Editing a worker</w:t>
            </w:r>
            <w:r>
              <w:rPr>
                <w:noProof/>
                <w:webHidden/>
              </w:rPr>
              <w:tab/>
            </w:r>
            <w:r>
              <w:rPr>
                <w:noProof/>
                <w:webHidden/>
              </w:rPr>
              <w:fldChar w:fldCharType="begin"/>
            </w:r>
            <w:r>
              <w:rPr>
                <w:noProof/>
                <w:webHidden/>
              </w:rPr>
              <w:instrText xml:space="preserve"> PAGEREF _Toc322213645 \h </w:instrText>
            </w:r>
          </w:ins>
          <w:r>
            <w:rPr>
              <w:noProof/>
              <w:webHidden/>
            </w:rPr>
          </w:r>
          <w:r>
            <w:rPr>
              <w:noProof/>
              <w:webHidden/>
            </w:rPr>
            <w:fldChar w:fldCharType="separate"/>
          </w:r>
          <w:ins w:id="180" w:author="jimm" w:date="2012-04-15T00:37:00Z">
            <w:r>
              <w:rPr>
                <w:noProof/>
                <w:webHidden/>
              </w:rPr>
              <w:t>34</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81" w:author="jimm" w:date="2012-04-15T00:37:00Z"/>
              <w:noProof/>
              <w:sz w:val="22"/>
              <w:szCs w:val="22"/>
            </w:rPr>
          </w:pPr>
          <w:ins w:id="182"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"_Toc322213646"</w:instrText>
            </w:r>
            <w:r w:rsidRPr="00832F47">
              <w:rPr>
                <w:rStyle w:val="Hyperlink"/>
                <w:noProof/>
              </w:rPr>
              <w:instrText xml:space="preserve"> </w:instrText>
            </w:r>
            <w:r w:rsidRPr="00832F47">
              <w:rPr>
                <w:rStyle w:val="Hyperlink"/>
                <w:noProof/>
              </w:rPr>
              <w:fldChar w:fldCharType="separate"/>
            </w:r>
            <w:r w:rsidRPr="00832F47">
              <w:rPr>
                <w:rStyle w:val="Hyperlink"/>
                <w:noProof/>
              </w:rPr>
              <w:t>Status</w:t>
            </w:r>
            <w:r>
              <w:rPr>
                <w:noProof/>
                <w:webHidden/>
              </w:rPr>
              <w:tab/>
            </w:r>
            <w:r>
              <w:rPr>
                <w:noProof/>
                <w:webHidden/>
              </w:rPr>
              <w:fldChar w:fldCharType="begin"/>
            </w:r>
            <w:r>
              <w:rPr>
                <w:noProof/>
                <w:webHidden/>
              </w:rPr>
              <w:instrText xml:space="preserve"> PAGEREF _Toc322213646 \h </w:instrText>
            </w:r>
          </w:ins>
          <w:r>
            <w:rPr>
              <w:noProof/>
              <w:webHidden/>
            </w:rPr>
          </w:r>
          <w:r>
            <w:rPr>
              <w:noProof/>
              <w:webHidden/>
            </w:rPr>
            <w:fldChar w:fldCharType="separate"/>
          </w:r>
          <w:ins w:id="183" w:author="jimm" w:date="2012-04-15T00:37:00Z">
            <w:r>
              <w:rPr>
                <w:noProof/>
                <w:webHidden/>
              </w:rPr>
              <w:t>34</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84" w:author="jimm" w:date="2012-04-15T00:37:00Z"/>
              <w:noProof/>
              <w:sz w:val="22"/>
              <w:szCs w:val="22"/>
            </w:rPr>
          </w:pPr>
          <w:ins w:id="185"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"_Toc322213647"</w:instrText>
            </w:r>
            <w:r w:rsidRPr="00832F47">
              <w:rPr>
                <w:rStyle w:val="Hyperlink"/>
                <w:noProof/>
              </w:rPr>
              <w:instrText xml:space="preserve"> </w:instrText>
            </w:r>
            <w:r w:rsidRPr="00832F47">
              <w:rPr>
                <w:rStyle w:val="Hyperlink"/>
                <w:noProof/>
              </w:rPr>
              <w:fldChar w:fldCharType="separate"/>
            </w:r>
            <w:r w:rsidRPr="00832F47">
              <w:rPr>
                <w:rStyle w:val="Hyperlink"/>
                <w:noProof/>
              </w:rPr>
              <w:t>of a Worker</w:t>
            </w:r>
            <w:r>
              <w:rPr>
                <w:noProof/>
                <w:webHidden/>
              </w:rPr>
              <w:tab/>
            </w:r>
            <w:r>
              <w:rPr>
                <w:noProof/>
                <w:webHidden/>
              </w:rPr>
              <w:fldChar w:fldCharType="begin"/>
            </w:r>
            <w:r>
              <w:rPr>
                <w:noProof/>
                <w:webHidden/>
              </w:rPr>
              <w:instrText xml:space="preserve"> PAGEREF _Toc322213647 \h </w:instrText>
            </w:r>
          </w:ins>
          <w:r>
            <w:rPr>
              <w:noProof/>
              <w:webHidden/>
            </w:rPr>
          </w:r>
          <w:r>
            <w:rPr>
              <w:noProof/>
              <w:webHidden/>
            </w:rPr>
            <w:fldChar w:fldCharType="separate"/>
          </w:r>
          <w:ins w:id="186" w:author="jimm" w:date="2012-04-15T00:37:00Z">
            <w:r>
              <w:rPr>
                <w:noProof/>
                <w:webHidden/>
              </w:rPr>
              <w:t>34</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87" w:author="jimm" w:date="2012-04-15T00:37:00Z"/>
              <w:noProof/>
              <w:sz w:val="22"/>
              <w:szCs w:val="22"/>
            </w:rPr>
          </w:pPr>
          <w:ins w:id="188"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"_Toc322213648"</w:instrText>
            </w:r>
            <w:r w:rsidRPr="00832F47">
              <w:rPr>
                <w:rStyle w:val="Hyperlink"/>
                <w:noProof/>
              </w:rPr>
              <w:instrText xml:space="preserve"> </w:instrText>
            </w:r>
            <w:r w:rsidRPr="00832F47">
              <w:rPr>
                <w:rStyle w:val="Hyperlink"/>
                <w:noProof/>
              </w:rPr>
              <w:fldChar w:fldCharType="separate"/>
            </w:r>
            <w:r w:rsidRPr="00832F47">
              <w:rPr>
                <w:rStyle w:val="Hyperlink"/>
                <w:noProof/>
              </w:rPr>
              <w:t>Deleting a worker</w:t>
            </w:r>
            <w:r>
              <w:rPr>
                <w:noProof/>
                <w:webHidden/>
              </w:rPr>
              <w:tab/>
            </w:r>
            <w:r>
              <w:rPr>
                <w:noProof/>
                <w:webHidden/>
              </w:rPr>
              <w:fldChar w:fldCharType="begin"/>
            </w:r>
            <w:r>
              <w:rPr>
                <w:noProof/>
                <w:webHidden/>
              </w:rPr>
              <w:instrText xml:space="preserve"> PAGEREF _Toc322213648 \h </w:instrText>
            </w:r>
          </w:ins>
          <w:r>
            <w:rPr>
              <w:noProof/>
              <w:webHidden/>
            </w:rPr>
          </w:r>
          <w:r>
            <w:rPr>
              <w:noProof/>
              <w:webHidden/>
            </w:rPr>
            <w:fldChar w:fldCharType="separate"/>
          </w:r>
          <w:ins w:id="189" w:author="jimm" w:date="2012-04-15T00:37:00Z">
            <w:r>
              <w:rPr>
                <w:noProof/>
                <w:webHidden/>
              </w:rPr>
              <w:t>35</w:t>
            </w:r>
            <w:r>
              <w:rPr>
                <w:noProof/>
                <w:webHidden/>
              </w:rPr>
              <w:fldChar w:fldCharType="end"/>
            </w:r>
            <w:r w:rsidRPr="00832F47">
              <w:rPr>
                <w:rStyle w:val="Hyperlink"/>
                <w:noProof/>
              </w:rPr>
              <w:fldChar w:fldCharType="end"/>
            </w:r>
          </w:ins>
        </w:p>
        <w:p w:rsidR="00DF134D" w:rsidRDefault="00DF134D">
          <w:pPr>
            <w:pStyle w:val="TOC1"/>
            <w:tabs>
              <w:tab w:val="right" w:leader="dot" w:pos="9350"/>
            </w:tabs>
            <w:rPr>
              <w:ins w:id="190" w:author="jimm" w:date="2012-04-15T00:37:00Z"/>
              <w:noProof/>
              <w:sz w:val="22"/>
              <w:szCs w:val="22"/>
            </w:rPr>
          </w:pPr>
          <w:ins w:id="191"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"_Toc322213649"</w:instrText>
            </w:r>
            <w:r w:rsidRPr="00832F47">
              <w:rPr>
                <w:rStyle w:val="Hyperlink"/>
                <w:noProof/>
              </w:rPr>
              <w:instrText xml:space="preserve"> </w:instrText>
            </w:r>
            <w:r w:rsidRPr="00832F47">
              <w:rPr>
                <w:rStyle w:val="Hyperlink"/>
                <w:noProof/>
              </w:rPr>
              <w:fldChar w:fldCharType="separate"/>
            </w:r>
            <w:r w:rsidRPr="00832F47">
              <w:rPr>
                <w:rStyle w:val="Hyperlink"/>
                <w:noProof/>
              </w:rPr>
              <w:t>Events</w:t>
            </w:r>
            <w:r>
              <w:rPr>
                <w:noProof/>
                <w:webHidden/>
              </w:rPr>
              <w:tab/>
            </w:r>
            <w:r>
              <w:rPr>
                <w:noProof/>
                <w:webHidden/>
              </w:rPr>
              <w:fldChar w:fldCharType="begin"/>
            </w:r>
            <w:r>
              <w:rPr>
                <w:noProof/>
                <w:webHidden/>
              </w:rPr>
              <w:instrText xml:space="preserve"> PAGEREF _Toc322213649 \h </w:instrText>
            </w:r>
          </w:ins>
          <w:r>
            <w:rPr>
              <w:noProof/>
              <w:webHidden/>
            </w:rPr>
          </w:r>
          <w:r>
            <w:rPr>
              <w:noProof/>
              <w:webHidden/>
            </w:rPr>
            <w:fldChar w:fldCharType="separate"/>
          </w:r>
          <w:ins w:id="192" w:author="jimm" w:date="2012-04-15T00:37:00Z">
            <w:r>
              <w:rPr>
                <w:noProof/>
                <w:webHidden/>
              </w:rPr>
              <w:t>36</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93" w:author="jimm" w:date="2012-04-15T00:37:00Z"/>
              <w:noProof/>
              <w:sz w:val="22"/>
              <w:szCs w:val="22"/>
            </w:rPr>
          </w:pPr>
          <w:ins w:id="194"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"_Toc322213650"</w:instrText>
            </w:r>
            <w:r w:rsidRPr="00832F47">
              <w:rPr>
                <w:rStyle w:val="Hyperlink"/>
                <w:noProof/>
              </w:rPr>
              <w:instrText xml:space="preserve"> </w:instrText>
            </w:r>
            <w:r w:rsidRPr="00832F47">
              <w:rPr>
                <w:rStyle w:val="Hyperlink"/>
                <w:noProof/>
              </w:rPr>
              <w:fldChar w:fldCharType="separate"/>
            </w:r>
            <w:r w:rsidRPr="00832F47">
              <w:rPr>
                <w:rStyle w:val="Hyperlink"/>
                <w:noProof/>
              </w:rPr>
              <w:t>Creating a new Event</w:t>
            </w:r>
            <w:r>
              <w:rPr>
                <w:noProof/>
                <w:webHidden/>
              </w:rPr>
              <w:tab/>
            </w:r>
            <w:r>
              <w:rPr>
                <w:noProof/>
                <w:webHidden/>
              </w:rPr>
              <w:fldChar w:fldCharType="begin"/>
            </w:r>
            <w:r>
              <w:rPr>
                <w:noProof/>
                <w:webHidden/>
              </w:rPr>
              <w:instrText xml:space="preserve"> PAGEREF _Toc322213650 \h </w:instrText>
            </w:r>
          </w:ins>
          <w:r>
            <w:rPr>
              <w:noProof/>
              <w:webHidden/>
            </w:rPr>
          </w:r>
          <w:r>
            <w:rPr>
              <w:noProof/>
              <w:webHidden/>
            </w:rPr>
            <w:fldChar w:fldCharType="separate"/>
          </w:r>
          <w:ins w:id="195" w:author="jimm" w:date="2012-04-15T00:37:00Z">
            <w:r>
              <w:rPr>
                <w:noProof/>
                <w:webHidden/>
              </w:rPr>
              <w:t>36</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96" w:author="jimm" w:date="2012-04-15T00:37:00Z"/>
              <w:noProof/>
              <w:sz w:val="22"/>
              <w:szCs w:val="22"/>
            </w:rPr>
          </w:pPr>
          <w:ins w:id="197"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"_Toc322213651"</w:instrText>
            </w:r>
            <w:r w:rsidRPr="00832F47">
              <w:rPr>
                <w:rStyle w:val="Hyperlink"/>
                <w:noProof/>
              </w:rPr>
              <w:instrText xml:space="preserve"> </w:instrText>
            </w:r>
            <w:r w:rsidRPr="00832F47">
              <w:rPr>
                <w:rStyle w:val="Hyperlink"/>
                <w:noProof/>
              </w:rPr>
              <w:fldChar w:fldCharType="separate"/>
            </w:r>
            <w:r w:rsidRPr="00832F47">
              <w:rPr>
                <w:rStyle w:val="Hyperlink"/>
                <w:noProof/>
              </w:rPr>
              <w:t>Editing an Event</w:t>
            </w:r>
            <w:r>
              <w:rPr>
                <w:noProof/>
                <w:webHidden/>
              </w:rPr>
              <w:tab/>
            </w:r>
            <w:r>
              <w:rPr>
                <w:noProof/>
                <w:webHidden/>
              </w:rPr>
              <w:fldChar w:fldCharType="begin"/>
            </w:r>
            <w:r>
              <w:rPr>
                <w:noProof/>
                <w:webHidden/>
              </w:rPr>
              <w:instrText xml:space="preserve"> PAGEREF _Toc322213651 \h </w:instrText>
            </w:r>
          </w:ins>
          <w:r>
            <w:rPr>
              <w:noProof/>
              <w:webHidden/>
            </w:rPr>
          </w:r>
          <w:r>
            <w:rPr>
              <w:noProof/>
              <w:webHidden/>
            </w:rPr>
            <w:fldChar w:fldCharType="separate"/>
          </w:r>
          <w:ins w:id="198" w:author="jimm" w:date="2012-04-15T00:37:00Z">
            <w:r>
              <w:rPr>
                <w:noProof/>
                <w:webHidden/>
              </w:rPr>
              <w:t>37</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199" w:author="jimm" w:date="2012-04-15T00:37:00Z"/>
              <w:noProof/>
              <w:sz w:val="22"/>
              <w:szCs w:val="22"/>
            </w:rPr>
          </w:pPr>
          <w:ins w:id="200"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"_Toc322213652"</w:instrText>
            </w:r>
            <w:r w:rsidRPr="00832F47">
              <w:rPr>
                <w:rStyle w:val="Hyperlink"/>
                <w:noProof/>
              </w:rPr>
              <w:instrText xml:space="preserve"> </w:instrText>
            </w:r>
            <w:r w:rsidRPr="00832F47">
              <w:rPr>
                <w:rStyle w:val="Hyperlink"/>
                <w:noProof/>
              </w:rPr>
              <w:fldChar w:fldCharType="separate"/>
            </w:r>
            <w:r w:rsidRPr="00832F47">
              <w:rPr>
                <w:rStyle w:val="Hyperlink"/>
                <w:noProof/>
              </w:rPr>
              <w:t>Deleting an Event</w:t>
            </w:r>
            <w:r>
              <w:rPr>
                <w:noProof/>
                <w:webHidden/>
              </w:rPr>
              <w:tab/>
            </w:r>
            <w:r>
              <w:rPr>
                <w:noProof/>
                <w:webHidden/>
              </w:rPr>
              <w:fldChar w:fldCharType="begin"/>
            </w:r>
            <w:r>
              <w:rPr>
                <w:noProof/>
                <w:webHidden/>
              </w:rPr>
              <w:instrText xml:space="preserve"> PAGEREF _Toc322213652 \h </w:instrText>
            </w:r>
          </w:ins>
          <w:r>
            <w:rPr>
              <w:noProof/>
              <w:webHidden/>
            </w:rPr>
          </w:r>
          <w:r>
            <w:rPr>
              <w:noProof/>
              <w:webHidden/>
            </w:rPr>
            <w:fldChar w:fldCharType="separate"/>
          </w:r>
          <w:ins w:id="201" w:author="jimm" w:date="2012-04-15T00:37:00Z">
            <w:r>
              <w:rPr>
                <w:noProof/>
                <w:webHidden/>
              </w:rPr>
              <w:t>38</w:t>
            </w:r>
            <w:r>
              <w:rPr>
                <w:noProof/>
                <w:webHidden/>
              </w:rPr>
              <w:fldChar w:fldCharType="end"/>
            </w:r>
            <w:r w:rsidRPr="00832F47">
              <w:rPr>
                <w:rStyle w:val="Hyperlink"/>
                <w:noProof/>
              </w:rPr>
              <w:fldChar w:fldCharType="end"/>
            </w:r>
          </w:ins>
        </w:p>
        <w:p w:rsidR="00DF134D" w:rsidRDefault="00DF134D">
          <w:pPr>
            <w:pStyle w:val="TOC1"/>
            <w:tabs>
              <w:tab w:val="right" w:leader="dot" w:pos="9350"/>
            </w:tabs>
            <w:rPr>
              <w:ins w:id="202" w:author="jimm" w:date="2012-04-15T00:37:00Z"/>
              <w:noProof/>
              <w:sz w:val="22"/>
              <w:szCs w:val="22"/>
            </w:rPr>
          </w:pPr>
          <w:ins w:id="203"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"_Toc322213653"</w:instrText>
            </w:r>
            <w:r w:rsidRPr="00832F47">
              <w:rPr>
                <w:rStyle w:val="Hyperlink"/>
                <w:noProof/>
              </w:rPr>
              <w:instrText xml:space="preserve"> </w:instrText>
            </w:r>
            <w:r w:rsidRPr="00832F47">
              <w:rPr>
                <w:rStyle w:val="Hyperlink"/>
                <w:noProof/>
              </w:rPr>
              <w:fldChar w:fldCharType="separate"/>
            </w:r>
            <w:r w:rsidRPr="00832F47">
              <w:rPr>
                <w:rStyle w:val="Hyperlink"/>
                <w:noProof/>
              </w:rPr>
              <w:t>worker signin</w:t>
            </w:r>
            <w:r>
              <w:rPr>
                <w:noProof/>
                <w:webHidden/>
              </w:rPr>
              <w:tab/>
            </w:r>
            <w:r>
              <w:rPr>
                <w:noProof/>
                <w:webHidden/>
              </w:rPr>
              <w:fldChar w:fldCharType="begin"/>
            </w:r>
            <w:r>
              <w:rPr>
                <w:noProof/>
                <w:webHidden/>
              </w:rPr>
              <w:instrText xml:space="preserve"> PAGEREF _Toc322213653 \h </w:instrText>
            </w:r>
          </w:ins>
          <w:r>
            <w:rPr>
              <w:noProof/>
              <w:webHidden/>
            </w:rPr>
          </w:r>
          <w:r>
            <w:rPr>
              <w:noProof/>
              <w:webHidden/>
            </w:rPr>
            <w:fldChar w:fldCharType="separate"/>
          </w:r>
          <w:ins w:id="204" w:author="jimm" w:date="2012-04-15T00:37:00Z">
            <w:r>
              <w:rPr>
                <w:noProof/>
                <w:webHidden/>
              </w:rPr>
              <w:t>39</w:t>
            </w:r>
            <w:r>
              <w:rPr>
                <w:noProof/>
                <w:webHidden/>
              </w:rPr>
              <w:fldChar w:fldCharType="end"/>
            </w:r>
            <w:r w:rsidRPr="00832F47">
              <w:rPr>
                <w:rStyle w:val="Hyperlink"/>
                <w:noProof/>
              </w:rPr>
              <w:fldChar w:fldCharType="end"/>
            </w:r>
          </w:ins>
        </w:p>
        <w:p w:rsidR="00DF134D" w:rsidRDefault="00DF134D">
          <w:pPr>
            <w:pStyle w:val="TOC1"/>
            <w:tabs>
              <w:tab w:val="right" w:leader="dot" w:pos="9350"/>
            </w:tabs>
            <w:rPr>
              <w:ins w:id="205" w:author="jimm" w:date="2012-04-15T00:37:00Z"/>
              <w:noProof/>
              <w:sz w:val="22"/>
              <w:szCs w:val="22"/>
            </w:rPr>
          </w:pPr>
          <w:ins w:id="206"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"_Toc322213654"</w:instrText>
            </w:r>
            <w:r w:rsidRPr="00832F47">
              <w:rPr>
                <w:rStyle w:val="Hyperlink"/>
                <w:noProof/>
              </w:rPr>
              <w:instrText xml:space="preserve"> </w:instrText>
            </w:r>
            <w:r w:rsidRPr="00832F47">
              <w:rPr>
                <w:rStyle w:val="Hyperlink"/>
                <w:noProof/>
              </w:rPr>
              <w:fldChar w:fldCharType="separate"/>
            </w:r>
            <w:r w:rsidRPr="00832F47">
              <w:rPr>
                <w:rStyle w:val="Hyperlink"/>
                <w:noProof/>
              </w:rPr>
              <w:t>Machete users</w:t>
            </w:r>
            <w:r>
              <w:rPr>
                <w:noProof/>
                <w:webHidden/>
              </w:rPr>
              <w:tab/>
            </w:r>
            <w:r>
              <w:rPr>
                <w:noProof/>
                <w:webHidden/>
              </w:rPr>
              <w:fldChar w:fldCharType="begin"/>
            </w:r>
            <w:r>
              <w:rPr>
                <w:noProof/>
                <w:webHidden/>
              </w:rPr>
              <w:instrText xml:space="preserve"> PAGEREF _Toc322213654 \h </w:instrText>
            </w:r>
          </w:ins>
          <w:r>
            <w:rPr>
              <w:noProof/>
              <w:webHidden/>
            </w:rPr>
          </w:r>
          <w:r>
            <w:rPr>
              <w:noProof/>
              <w:webHidden/>
            </w:rPr>
            <w:fldChar w:fldCharType="separate"/>
          </w:r>
          <w:ins w:id="207" w:author="jimm" w:date="2012-04-15T00:37:00Z">
            <w:r>
              <w:rPr>
                <w:noProof/>
                <w:webHidden/>
              </w:rPr>
              <w:t>40</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208" w:author="jimm" w:date="2012-04-15T00:37:00Z"/>
              <w:noProof/>
              <w:sz w:val="22"/>
              <w:szCs w:val="22"/>
            </w:rPr>
          </w:pPr>
          <w:ins w:id="209"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"_Toc322213655"</w:instrText>
            </w:r>
            <w:r w:rsidRPr="00832F47">
              <w:rPr>
                <w:rStyle w:val="Hyperlink"/>
                <w:noProof/>
              </w:rPr>
              <w:instrText xml:space="preserve"> </w:instrText>
            </w:r>
            <w:r w:rsidRPr="00832F47">
              <w:rPr>
                <w:rStyle w:val="Hyperlink"/>
                <w:noProof/>
              </w:rPr>
              <w:fldChar w:fldCharType="separate"/>
            </w:r>
            <w:r w:rsidRPr="00832F47">
              <w:rPr>
                <w:rStyle w:val="Hyperlink"/>
                <w:noProof/>
              </w:rPr>
              <w:t>Creating a new user account</w:t>
            </w:r>
            <w:r>
              <w:rPr>
                <w:noProof/>
                <w:webHidden/>
              </w:rPr>
              <w:tab/>
            </w:r>
            <w:r>
              <w:rPr>
                <w:noProof/>
                <w:webHidden/>
              </w:rPr>
              <w:fldChar w:fldCharType="begin"/>
            </w:r>
            <w:r>
              <w:rPr>
                <w:noProof/>
                <w:webHidden/>
              </w:rPr>
              <w:instrText xml:space="preserve"> PAGEREF _Toc322213655 \h </w:instrText>
            </w:r>
          </w:ins>
          <w:r>
            <w:rPr>
              <w:noProof/>
              <w:webHidden/>
            </w:rPr>
          </w:r>
          <w:r>
            <w:rPr>
              <w:noProof/>
              <w:webHidden/>
            </w:rPr>
            <w:fldChar w:fldCharType="separate"/>
          </w:r>
          <w:ins w:id="210" w:author="jimm" w:date="2012-04-15T00:37:00Z">
            <w:r>
              <w:rPr>
                <w:noProof/>
                <w:webHidden/>
              </w:rPr>
              <w:t>40</w:t>
            </w:r>
            <w:r>
              <w:rPr>
                <w:noProof/>
                <w:webHidden/>
              </w:rPr>
              <w:fldChar w:fldCharType="end"/>
            </w:r>
            <w:r w:rsidRPr="00832F47">
              <w:rPr>
                <w:rStyle w:val="Hyperlink"/>
                <w:noProof/>
              </w:rPr>
              <w:fldChar w:fldCharType="end"/>
            </w:r>
          </w:ins>
        </w:p>
        <w:p w:rsidR="00DF134D" w:rsidRDefault="00DF134D">
          <w:pPr>
            <w:pStyle w:val="TOC2"/>
            <w:tabs>
              <w:tab w:val="right" w:leader="dot" w:pos="9350"/>
            </w:tabs>
            <w:rPr>
              <w:ins w:id="211" w:author="jimm" w:date="2012-04-15T00:37:00Z"/>
              <w:noProof/>
              <w:sz w:val="22"/>
              <w:szCs w:val="22"/>
            </w:rPr>
          </w:pPr>
          <w:ins w:id="212" w:author="jimm" w:date="2012-04-15T00:37:00Z">
            <w:r w:rsidRPr="00832F47">
              <w:rPr>
                <w:rStyle w:val="Hyperlink"/>
                <w:noProof/>
              </w:rPr>
              <w:fldChar w:fldCharType="begin"/>
            </w:r>
            <w:r w:rsidRPr="00832F47">
              <w:rPr>
                <w:rStyle w:val="Hyperlink"/>
                <w:noProof/>
              </w:rPr>
              <w:instrText xml:space="preserve"> </w:instrText>
            </w:r>
            <w:r>
              <w:rPr>
                <w:noProof/>
              </w:rPr>
              <w:instrText>HYPERLINK \l "_Toc322213656"</w:instrText>
            </w:r>
            <w:r w:rsidRPr="00832F47">
              <w:rPr>
                <w:rStyle w:val="Hyperlink"/>
                <w:noProof/>
              </w:rPr>
              <w:instrText xml:space="preserve"> </w:instrText>
            </w:r>
            <w:r w:rsidRPr="00832F47">
              <w:rPr>
                <w:rStyle w:val="Hyperlink"/>
                <w:noProof/>
              </w:rPr>
              <w:fldChar w:fldCharType="separate"/>
            </w:r>
            <w:r w:rsidRPr="00832F47">
              <w:rPr>
                <w:rStyle w:val="Hyperlink"/>
                <w:noProof/>
              </w:rPr>
              <w:t>Assigning or changing roles on user accounts</w:t>
            </w:r>
            <w:r>
              <w:rPr>
                <w:noProof/>
                <w:webHidden/>
              </w:rPr>
              <w:tab/>
            </w:r>
            <w:r>
              <w:rPr>
                <w:noProof/>
                <w:webHidden/>
              </w:rPr>
              <w:fldChar w:fldCharType="begin"/>
            </w:r>
            <w:r>
              <w:rPr>
                <w:noProof/>
                <w:webHidden/>
              </w:rPr>
              <w:instrText xml:space="preserve"> PAGEREF _Toc322213656 \h </w:instrText>
            </w:r>
          </w:ins>
          <w:r>
            <w:rPr>
              <w:noProof/>
              <w:webHidden/>
            </w:rPr>
          </w:r>
          <w:r>
            <w:rPr>
              <w:noProof/>
              <w:webHidden/>
            </w:rPr>
            <w:fldChar w:fldCharType="separate"/>
          </w:r>
          <w:ins w:id="213" w:author="jimm" w:date="2012-04-15T00:37:00Z">
            <w:r>
              <w:rPr>
                <w:noProof/>
                <w:webHidden/>
              </w:rPr>
              <w:t>40</w:t>
            </w:r>
            <w:r>
              <w:rPr>
                <w:noProof/>
                <w:webHidden/>
              </w:rPr>
              <w:fldChar w:fldCharType="end"/>
            </w:r>
            <w:r w:rsidRPr="00832F47">
              <w:rPr>
                <w:rStyle w:val="Hyperlink"/>
                <w:noProof/>
              </w:rPr>
              <w:fldChar w:fldCharType="end"/>
            </w:r>
          </w:ins>
        </w:p>
        <w:p w:rsidR="00C92DC8" w:rsidDel="00DF134D" w:rsidRDefault="00C92DC8">
          <w:pPr>
            <w:pStyle w:val="TOC1"/>
            <w:tabs>
              <w:tab w:val="right" w:leader="dot" w:pos="9350"/>
            </w:tabs>
            <w:rPr>
              <w:del w:id="214" w:author="jimm" w:date="2012-04-15T00:37:00Z"/>
              <w:noProof/>
              <w:sz w:val="22"/>
              <w:szCs w:val="22"/>
            </w:rPr>
          </w:pPr>
          <w:del w:id="215" w:author="jimm" w:date="2012-04-15T00:37:00Z">
            <w:r w:rsidRPr="00DF134D" w:rsidDel="00DF134D">
              <w:rPr>
                <w:rPrChange w:id="216" w:author="jimm" w:date="2012-04-15T00:37:00Z">
                  <w:rPr>
                    <w:rStyle w:val="Hyperlink"/>
                    <w:noProof/>
                  </w:rPr>
                </w:rPrChange>
              </w:rPr>
              <w:delText>Introduction</w:delText>
            </w:r>
            <w:r w:rsidDel="00DF134D">
              <w:rPr>
                <w:noProof/>
                <w:webHidden/>
              </w:rPr>
              <w:tab/>
              <w:delText>5</w:delText>
            </w:r>
          </w:del>
        </w:p>
        <w:p w:rsidR="00C92DC8" w:rsidDel="00DF134D" w:rsidRDefault="00C92DC8">
          <w:pPr>
            <w:pStyle w:val="TOC2"/>
            <w:tabs>
              <w:tab w:val="right" w:leader="dot" w:pos="9350"/>
            </w:tabs>
            <w:rPr>
              <w:del w:id="217" w:author="jimm" w:date="2012-04-15T00:37:00Z"/>
              <w:noProof/>
              <w:sz w:val="22"/>
              <w:szCs w:val="22"/>
            </w:rPr>
          </w:pPr>
          <w:del w:id="218" w:author="jimm" w:date="2012-04-15T00:37:00Z">
            <w:r w:rsidRPr="00DF134D" w:rsidDel="00DF134D">
              <w:rPr>
                <w:rPrChange w:id="219" w:author="jimm" w:date="2012-04-15T00:37:00Z">
                  <w:rPr>
                    <w:rStyle w:val="Hyperlink"/>
                    <w:noProof/>
                  </w:rPr>
                </w:rPrChange>
              </w:rPr>
              <w:delText>The Basics</w:delText>
            </w:r>
            <w:r w:rsidDel="00DF134D">
              <w:rPr>
                <w:noProof/>
                <w:webHidden/>
              </w:rPr>
              <w:tab/>
              <w:delText>5</w:delText>
            </w:r>
          </w:del>
        </w:p>
        <w:p w:rsidR="00C92DC8" w:rsidDel="00DF134D" w:rsidRDefault="00C92DC8">
          <w:pPr>
            <w:pStyle w:val="TOC3"/>
            <w:rPr>
              <w:del w:id="220" w:author="jimm" w:date="2012-04-15T00:37:00Z"/>
              <w:noProof/>
              <w:sz w:val="22"/>
              <w:szCs w:val="22"/>
            </w:rPr>
          </w:pPr>
          <w:del w:id="221" w:author="jimm" w:date="2012-04-15T00:37:00Z">
            <w:r w:rsidRPr="00DF134D" w:rsidDel="00DF134D">
              <w:rPr>
                <w:rPrChange w:id="222" w:author="jimm" w:date="2012-04-15T00:37:00Z">
                  <w:rPr>
                    <w:rStyle w:val="Hyperlink"/>
                    <w:rFonts w:eastAsia="Times New Roman"/>
                    <w:bCs/>
                    <w:noProof/>
                  </w:rPr>
                </w:rPrChange>
              </w:rPr>
              <w:delText>What does Machete do?</w:delText>
            </w:r>
            <w:r w:rsidDel="00DF134D">
              <w:rPr>
                <w:noProof/>
                <w:webHidden/>
              </w:rPr>
              <w:tab/>
              <w:delText>5</w:delText>
            </w:r>
          </w:del>
        </w:p>
        <w:p w:rsidR="00C92DC8" w:rsidDel="00DF134D" w:rsidRDefault="00C92DC8">
          <w:pPr>
            <w:pStyle w:val="TOC3"/>
            <w:rPr>
              <w:del w:id="223" w:author="jimm" w:date="2012-04-15T00:37:00Z"/>
              <w:noProof/>
              <w:sz w:val="22"/>
              <w:szCs w:val="22"/>
            </w:rPr>
          </w:pPr>
          <w:del w:id="224" w:author="jimm" w:date="2012-04-15T00:37:00Z">
            <w:r w:rsidRPr="00DF134D" w:rsidDel="00DF134D">
              <w:rPr>
                <w:rPrChange w:id="225" w:author="jimm" w:date="2012-04-15T00:37:00Z">
                  <w:rPr>
                    <w:rStyle w:val="Hyperlink"/>
                    <w:noProof/>
                  </w:rPr>
                </w:rPrChange>
              </w:rPr>
              <w:delText>How does Machete work?</w:delText>
            </w:r>
            <w:r w:rsidDel="00DF134D">
              <w:rPr>
                <w:noProof/>
                <w:webHidden/>
              </w:rPr>
              <w:tab/>
              <w:delText>5</w:delText>
            </w:r>
          </w:del>
        </w:p>
        <w:p w:rsidR="00C92DC8" w:rsidDel="00DF134D" w:rsidRDefault="00C92DC8">
          <w:pPr>
            <w:pStyle w:val="TOC3"/>
            <w:rPr>
              <w:del w:id="226" w:author="jimm" w:date="2012-04-15T00:37:00Z"/>
              <w:noProof/>
              <w:sz w:val="22"/>
              <w:szCs w:val="22"/>
            </w:rPr>
          </w:pPr>
          <w:del w:id="227" w:author="jimm" w:date="2012-04-15T00:37:00Z">
            <w:r w:rsidRPr="00DF134D" w:rsidDel="00DF134D">
              <w:rPr>
                <w:rPrChange w:id="228" w:author="jimm" w:date="2012-04-15T00:37:00Z">
                  <w:rPr>
                    <w:rStyle w:val="Hyperlink"/>
                    <w:noProof/>
                  </w:rPr>
                </w:rPrChange>
              </w:rPr>
              <w:delText>What does Machete not do?</w:delText>
            </w:r>
            <w:r w:rsidDel="00DF134D">
              <w:rPr>
                <w:noProof/>
                <w:webHidden/>
              </w:rPr>
              <w:tab/>
              <w:delText>5</w:delText>
            </w:r>
          </w:del>
        </w:p>
        <w:p w:rsidR="00C92DC8" w:rsidDel="00DF134D" w:rsidRDefault="00C92DC8">
          <w:pPr>
            <w:pStyle w:val="TOC3"/>
            <w:rPr>
              <w:del w:id="229" w:author="jimm" w:date="2012-04-15T00:37:00Z"/>
              <w:noProof/>
              <w:sz w:val="22"/>
              <w:szCs w:val="22"/>
            </w:rPr>
          </w:pPr>
          <w:del w:id="230" w:author="jimm" w:date="2012-04-15T00:37:00Z">
            <w:r w:rsidRPr="00DF134D" w:rsidDel="00DF134D">
              <w:rPr>
                <w:rPrChange w:id="231" w:author="jimm" w:date="2012-04-15T00:37:00Z">
                  <w:rPr>
                    <w:rStyle w:val="Hyperlink"/>
                    <w:noProof/>
                  </w:rPr>
                </w:rPrChange>
              </w:rPr>
              <w:delText>terminology</w:delText>
            </w:r>
            <w:r w:rsidDel="00DF134D">
              <w:rPr>
                <w:noProof/>
                <w:webHidden/>
              </w:rPr>
              <w:tab/>
              <w:delText>5</w:delText>
            </w:r>
          </w:del>
        </w:p>
        <w:p w:rsidR="00C92DC8" w:rsidDel="00DF134D" w:rsidRDefault="00C92DC8">
          <w:pPr>
            <w:pStyle w:val="TOC2"/>
            <w:tabs>
              <w:tab w:val="right" w:leader="dot" w:pos="9350"/>
            </w:tabs>
            <w:rPr>
              <w:del w:id="232" w:author="jimm" w:date="2012-04-15T00:37:00Z"/>
              <w:noProof/>
              <w:sz w:val="22"/>
              <w:szCs w:val="22"/>
            </w:rPr>
          </w:pPr>
          <w:del w:id="233" w:author="jimm" w:date="2012-04-15T00:37:00Z">
            <w:r w:rsidRPr="00DF134D" w:rsidDel="00DF134D">
              <w:rPr>
                <w:rPrChange w:id="234" w:author="jimm" w:date="2012-04-15T00:37:00Z">
                  <w:rPr>
                    <w:rStyle w:val="Hyperlink"/>
                    <w:noProof/>
                  </w:rPr>
                </w:rPrChange>
              </w:rPr>
              <w:delText>The Machete Interface</w:delText>
            </w:r>
            <w:r w:rsidDel="00DF134D">
              <w:rPr>
                <w:noProof/>
                <w:webHidden/>
              </w:rPr>
              <w:tab/>
              <w:delText>6</w:delText>
            </w:r>
          </w:del>
        </w:p>
        <w:p w:rsidR="00C92DC8" w:rsidDel="00DF134D" w:rsidRDefault="00C92DC8">
          <w:pPr>
            <w:pStyle w:val="TOC3"/>
            <w:rPr>
              <w:del w:id="235" w:author="jimm" w:date="2012-04-15T00:37:00Z"/>
              <w:noProof/>
              <w:sz w:val="22"/>
              <w:szCs w:val="22"/>
            </w:rPr>
          </w:pPr>
          <w:del w:id="236" w:author="jimm" w:date="2012-04-15T00:37:00Z">
            <w:r w:rsidRPr="00DF134D" w:rsidDel="00DF134D">
              <w:rPr>
                <w:rPrChange w:id="237" w:author="jimm" w:date="2012-04-15T00:37:00Z">
                  <w:rPr>
                    <w:rStyle w:val="Hyperlink"/>
                    <w:noProof/>
                  </w:rPr>
                </w:rPrChange>
              </w:rPr>
              <w:delText>navigation</w:delText>
            </w:r>
            <w:r w:rsidDel="00DF134D">
              <w:rPr>
                <w:noProof/>
                <w:webHidden/>
              </w:rPr>
              <w:tab/>
              <w:delText>6</w:delText>
            </w:r>
          </w:del>
        </w:p>
        <w:p w:rsidR="00C92DC8" w:rsidDel="00DF134D" w:rsidRDefault="00C92DC8">
          <w:pPr>
            <w:pStyle w:val="TOC3"/>
            <w:rPr>
              <w:del w:id="238" w:author="jimm" w:date="2012-04-15T00:37:00Z"/>
              <w:noProof/>
              <w:sz w:val="22"/>
              <w:szCs w:val="22"/>
            </w:rPr>
          </w:pPr>
          <w:del w:id="239" w:author="jimm" w:date="2012-04-15T00:37:00Z">
            <w:r w:rsidRPr="00DF134D" w:rsidDel="00DF134D">
              <w:rPr>
                <w:rPrChange w:id="240" w:author="jimm" w:date="2012-04-15T00:37:00Z">
                  <w:rPr>
                    <w:rStyle w:val="Hyperlink"/>
                    <w:noProof/>
                  </w:rPr>
                </w:rPrChange>
              </w:rPr>
              <w:delText>Required fields</w:delText>
            </w:r>
            <w:r w:rsidDel="00DF134D">
              <w:rPr>
                <w:noProof/>
                <w:webHidden/>
              </w:rPr>
              <w:tab/>
              <w:delText>8</w:delText>
            </w:r>
          </w:del>
        </w:p>
        <w:p w:rsidR="00C92DC8" w:rsidDel="00DF134D" w:rsidRDefault="00C92DC8">
          <w:pPr>
            <w:pStyle w:val="TOC2"/>
            <w:tabs>
              <w:tab w:val="right" w:leader="dot" w:pos="9350"/>
            </w:tabs>
            <w:rPr>
              <w:del w:id="241" w:author="jimm" w:date="2012-04-15T00:37:00Z"/>
              <w:noProof/>
              <w:sz w:val="22"/>
              <w:szCs w:val="22"/>
            </w:rPr>
          </w:pPr>
          <w:del w:id="242" w:author="jimm" w:date="2012-04-15T00:37:00Z">
            <w:r w:rsidRPr="00DF134D" w:rsidDel="00DF134D">
              <w:rPr>
                <w:rPrChange w:id="243" w:author="jimm" w:date="2012-04-15T00:37:00Z">
                  <w:rPr>
                    <w:rStyle w:val="Hyperlink"/>
                    <w:noProof/>
                  </w:rPr>
                </w:rPrChange>
              </w:rPr>
              <w:lastRenderedPageBreak/>
              <w:delText>Pages of machete</w:delText>
            </w:r>
            <w:r w:rsidDel="00DF134D">
              <w:rPr>
                <w:noProof/>
                <w:webHidden/>
              </w:rPr>
              <w:tab/>
              <w:delText>8</w:delText>
            </w:r>
          </w:del>
        </w:p>
        <w:p w:rsidR="00C92DC8" w:rsidDel="00DF134D" w:rsidRDefault="00C92DC8">
          <w:pPr>
            <w:pStyle w:val="TOC2"/>
            <w:tabs>
              <w:tab w:val="right" w:leader="dot" w:pos="9350"/>
            </w:tabs>
            <w:rPr>
              <w:del w:id="244" w:author="jimm" w:date="2012-04-15T00:37:00Z"/>
              <w:noProof/>
              <w:sz w:val="22"/>
              <w:szCs w:val="22"/>
            </w:rPr>
          </w:pPr>
          <w:del w:id="245" w:author="jimm" w:date="2012-04-15T00:37:00Z">
            <w:r w:rsidRPr="00DF134D" w:rsidDel="00DF134D">
              <w:rPr>
                <w:rPrChange w:id="246" w:author="jimm" w:date="2012-04-15T00:37:00Z">
                  <w:rPr>
                    <w:rStyle w:val="Hyperlink"/>
                    <w:noProof/>
                  </w:rPr>
                </w:rPrChange>
              </w:rPr>
              <w:delText>User Accounts</w:delText>
            </w:r>
            <w:r w:rsidDel="00DF134D">
              <w:rPr>
                <w:noProof/>
                <w:webHidden/>
              </w:rPr>
              <w:tab/>
              <w:delText>9</w:delText>
            </w:r>
          </w:del>
        </w:p>
        <w:p w:rsidR="00C92DC8" w:rsidDel="00DF134D" w:rsidRDefault="00C92DC8">
          <w:pPr>
            <w:pStyle w:val="TOC2"/>
            <w:tabs>
              <w:tab w:val="right" w:leader="dot" w:pos="9350"/>
            </w:tabs>
            <w:rPr>
              <w:del w:id="247" w:author="jimm" w:date="2012-04-15T00:37:00Z"/>
              <w:noProof/>
              <w:sz w:val="22"/>
              <w:szCs w:val="22"/>
            </w:rPr>
          </w:pPr>
          <w:del w:id="248" w:author="jimm" w:date="2012-04-15T00:37:00Z">
            <w:r w:rsidRPr="00DF134D" w:rsidDel="00DF134D">
              <w:rPr>
                <w:rPrChange w:id="249" w:author="jimm" w:date="2012-04-15T00:37:00Z">
                  <w:rPr>
                    <w:rStyle w:val="Hyperlink"/>
                    <w:noProof/>
                  </w:rPr>
                </w:rPrChange>
              </w:rPr>
              <w:delText>Bilingual Support</w:delText>
            </w:r>
            <w:r w:rsidDel="00DF134D">
              <w:rPr>
                <w:noProof/>
                <w:webHidden/>
              </w:rPr>
              <w:tab/>
              <w:delText>10</w:delText>
            </w:r>
          </w:del>
        </w:p>
        <w:p w:rsidR="00C92DC8" w:rsidDel="00DF134D" w:rsidRDefault="00C92DC8">
          <w:pPr>
            <w:pStyle w:val="TOC2"/>
            <w:tabs>
              <w:tab w:val="right" w:leader="dot" w:pos="9350"/>
            </w:tabs>
            <w:rPr>
              <w:del w:id="250" w:author="jimm" w:date="2012-04-15T00:37:00Z"/>
              <w:noProof/>
              <w:sz w:val="22"/>
              <w:szCs w:val="22"/>
            </w:rPr>
          </w:pPr>
          <w:del w:id="251" w:author="jimm" w:date="2012-04-15T00:37:00Z">
            <w:r w:rsidRPr="00DF134D" w:rsidDel="00DF134D">
              <w:rPr>
                <w:rPrChange w:id="252" w:author="jimm" w:date="2012-04-15T00:37:00Z">
                  <w:rPr>
                    <w:rStyle w:val="Hyperlink"/>
                    <w:noProof/>
                  </w:rPr>
                </w:rPrChange>
              </w:rPr>
              <w:delText>Work flow</w:delText>
            </w:r>
            <w:r w:rsidDel="00DF134D">
              <w:rPr>
                <w:noProof/>
                <w:webHidden/>
              </w:rPr>
              <w:tab/>
              <w:delText>10</w:delText>
            </w:r>
          </w:del>
        </w:p>
        <w:p w:rsidR="00C92DC8" w:rsidDel="00DF134D" w:rsidRDefault="00C92DC8">
          <w:pPr>
            <w:pStyle w:val="TOC1"/>
            <w:tabs>
              <w:tab w:val="right" w:leader="dot" w:pos="9350"/>
            </w:tabs>
            <w:rPr>
              <w:del w:id="253" w:author="jimm" w:date="2012-04-15T00:37:00Z"/>
              <w:noProof/>
              <w:sz w:val="22"/>
              <w:szCs w:val="22"/>
            </w:rPr>
          </w:pPr>
          <w:del w:id="254" w:author="jimm" w:date="2012-04-15T00:37:00Z">
            <w:r w:rsidRPr="00DF134D" w:rsidDel="00DF134D">
              <w:rPr>
                <w:rPrChange w:id="255" w:author="jimm" w:date="2012-04-15T00:37:00Z">
                  <w:rPr>
                    <w:rStyle w:val="Hyperlink"/>
                    <w:noProof/>
                  </w:rPr>
                </w:rPrChange>
              </w:rPr>
              <w:delText>Home</w:delText>
            </w:r>
            <w:r w:rsidDel="00DF134D">
              <w:rPr>
                <w:noProof/>
                <w:webHidden/>
              </w:rPr>
              <w:tab/>
              <w:delText>11</w:delText>
            </w:r>
          </w:del>
        </w:p>
        <w:p w:rsidR="00C92DC8" w:rsidDel="00DF134D" w:rsidRDefault="00C92DC8">
          <w:pPr>
            <w:pStyle w:val="TOC1"/>
            <w:tabs>
              <w:tab w:val="right" w:leader="dot" w:pos="9350"/>
            </w:tabs>
            <w:rPr>
              <w:del w:id="256" w:author="jimm" w:date="2012-04-15T00:37:00Z"/>
              <w:noProof/>
              <w:sz w:val="22"/>
              <w:szCs w:val="22"/>
            </w:rPr>
          </w:pPr>
          <w:del w:id="257" w:author="jimm" w:date="2012-04-15T00:37:00Z">
            <w:r w:rsidRPr="00DF134D" w:rsidDel="00DF134D">
              <w:rPr>
                <w:rPrChange w:id="258" w:author="jimm" w:date="2012-04-15T00:37:00Z">
                  <w:rPr>
                    <w:rStyle w:val="Hyperlink"/>
                    <w:noProof/>
                  </w:rPr>
                </w:rPrChange>
              </w:rPr>
              <w:delText>Employers</w:delText>
            </w:r>
            <w:r w:rsidDel="00DF134D">
              <w:rPr>
                <w:noProof/>
                <w:webHidden/>
              </w:rPr>
              <w:tab/>
              <w:delText>12</w:delText>
            </w:r>
          </w:del>
        </w:p>
        <w:p w:rsidR="00C92DC8" w:rsidDel="00DF134D" w:rsidRDefault="00C92DC8">
          <w:pPr>
            <w:pStyle w:val="TOC2"/>
            <w:tabs>
              <w:tab w:val="right" w:leader="dot" w:pos="9350"/>
            </w:tabs>
            <w:rPr>
              <w:del w:id="259" w:author="jimm" w:date="2012-04-15T00:37:00Z"/>
              <w:noProof/>
              <w:sz w:val="22"/>
              <w:szCs w:val="22"/>
            </w:rPr>
          </w:pPr>
          <w:del w:id="260" w:author="jimm" w:date="2012-04-15T00:37:00Z">
            <w:r w:rsidRPr="00DF134D" w:rsidDel="00DF134D">
              <w:rPr>
                <w:rPrChange w:id="261" w:author="jimm" w:date="2012-04-15T00:37:00Z">
                  <w:rPr>
                    <w:rStyle w:val="Hyperlink"/>
                    <w:noProof/>
                  </w:rPr>
                </w:rPrChange>
              </w:rPr>
              <w:delText>searching for an employer</w:delText>
            </w:r>
            <w:r w:rsidDel="00DF134D">
              <w:rPr>
                <w:noProof/>
                <w:webHidden/>
              </w:rPr>
              <w:tab/>
              <w:delText>12</w:delText>
            </w:r>
          </w:del>
        </w:p>
        <w:p w:rsidR="00C92DC8" w:rsidDel="00DF134D" w:rsidRDefault="00C92DC8">
          <w:pPr>
            <w:pStyle w:val="TOC2"/>
            <w:tabs>
              <w:tab w:val="right" w:leader="dot" w:pos="9350"/>
            </w:tabs>
            <w:rPr>
              <w:del w:id="262" w:author="jimm" w:date="2012-04-15T00:37:00Z"/>
              <w:noProof/>
              <w:sz w:val="22"/>
              <w:szCs w:val="22"/>
            </w:rPr>
          </w:pPr>
          <w:del w:id="263" w:author="jimm" w:date="2012-04-15T00:37:00Z">
            <w:r w:rsidRPr="00DF134D" w:rsidDel="00DF134D">
              <w:rPr>
                <w:rPrChange w:id="264" w:author="jimm" w:date="2012-04-15T00:37:00Z">
                  <w:rPr>
                    <w:rStyle w:val="Hyperlink"/>
                    <w:noProof/>
                  </w:rPr>
                </w:rPrChange>
              </w:rPr>
              <w:delText>editing an existing employer</w:delText>
            </w:r>
            <w:r w:rsidDel="00DF134D">
              <w:rPr>
                <w:noProof/>
                <w:webHidden/>
              </w:rPr>
              <w:tab/>
              <w:delText>13</w:delText>
            </w:r>
          </w:del>
        </w:p>
        <w:p w:rsidR="00C92DC8" w:rsidDel="00DF134D" w:rsidRDefault="00C92DC8">
          <w:pPr>
            <w:pStyle w:val="TOC2"/>
            <w:tabs>
              <w:tab w:val="right" w:leader="dot" w:pos="9350"/>
            </w:tabs>
            <w:rPr>
              <w:del w:id="265" w:author="jimm" w:date="2012-04-15T00:37:00Z"/>
              <w:noProof/>
              <w:sz w:val="22"/>
              <w:szCs w:val="22"/>
            </w:rPr>
          </w:pPr>
          <w:del w:id="266" w:author="jimm" w:date="2012-04-15T00:37:00Z">
            <w:r w:rsidRPr="00DF134D" w:rsidDel="00DF134D">
              <w:rPr>
                <w:rPrChange w:id="267" w:author="jimm" w:date="2012-04-15T00:37:00Z">
                  <w:rPr>
                    <w:rStyle w:val="Hyperlink"/>
                    <w:noProof/>
                  </w:rPr>
                </w:rPrChange>
              </w:rPr>
              <w:delText>creating a new employer</w:delText>
            </w:r>
            <w:r w:rsidDel="00DF134D">
              <w:rPr>
                <w:noProof/>
                <w:webHidden/>
              </w:rPr>
              <w:tab/>
              <w:delText>13</w:delText>
            </w:r>
          </w:del>
        </w:p>
        <w:p w:rsidR="00C92DC8" w:rsidDel="00DF134D" w:rsidRDefault="00C92DC8">
          <w:pPr>
            <w:pStyle w:val="TOC2"/>
            <w:tabs>
              <w:tab w:val="right" w:leader="dot" w:pos="9350"/>
            </w:tabs>
            <w:rPr>
              <w:del w:id="268" w:author="jimm" w:date="2012-04-15T00:37:00Z"/>
              <w:noProof/>
              <w:sz w:val="22"/>
              <w:szCs w:val="22"/>
            </w:rPr>
          </w:pPr>
          <w:del w:id="269" w:author="jimm" w:date="2012-04-15T00:37:00Z">
            <w:r w:rsidRPr="00DF134D" w:rsidDel="00DF134D">
              <w:rPr>
                <w:rPrChange w:id="270" w:author="jimm" w:date="2012-04-15T00:37:00Z">
                  <w:rPr>
                    <w:rStyle w:val="Hyperlink"/>
                    <w:noProof/>
                  </w:rPr>
                </w:rPrChange>
              </w:rPr>
              <w:delText>deleting an employer</w:delText>
            </w:r>
            <w:r w:rsidDel="00DF134D">
              <w:rPr>
                <w:noProof/>
                <w:webHidden/>
              </w:rPr>
              <w:tab/>
              <w:delText>14</w:delText>
            </w:r>
          </w:del>
        </w:p>
        <w:p w:rsidR="00C92DC8" w:rsidDel="00DF134D" w:rsidRDefault="00C92DC8">
          <w:pPr>
            <w:pStyle w:val="TOC2"/>
            <w:tabs>
              <w:tab w:val="right" w:leader="dot" w:pos="9350"/>
            </w:tabs>
            <w:rPr>
              <w:del w:id="271" w:author="jimm" w:date="2012-04-15T00:37:00Z"/>
              <w:noProof/>
              <w:sz w:val="22"/>
              <w:szCs w:val="22"/>
            </w:rPr>
          </w:pPr>
          <w:del w:id="272" w:author="jimm" w:date="2012-04-15T00:37:00Z">
            <w:r w:rsidRPr="00DF134D" w:rsidDel="00DF134D">
              <w:rPr>
                <w:rPrChange w:id="273" w:author="jimm" w:date="2012-04-15T00:37:00Z">
                  <w:rPr>
                    <w:rStyle w:val="Hyperlink"/>
                    <w:noProof/>
                  </w:rPr>
                </w:rPrChange>
              </w:rPr>
              <w:delText>Creating a new order</w:delText>
            </w:r>
            <w:r w:rsidDel="00DF134D">
              <w:rPr>
                <w:noProof/>
                <w:webHidden/>
              </w:rPr>
              <w:tab/>
              <w:delText>14</w:delText>
            </w:r>
          </w:del>
        </w:p>
        <w:p w:rsidR="00C92DC8" w:rsidDel="00DF134D" w:rsidRDefault="00C92DC8">
          <w:pPr>
            <w:pStyle w:val="TOC3"/>
            <w:rPr>
              <w:del w:id="274" w:author="jimm" w:date="2012-04-15T00:37:00Z"/>
              <w:noProof/>
              <w:sz w:val="22"/>
              <w:szCs w:val="22"/>
            </w:rPr>
          </w:pPr>
          <w:del w:id="275" w:author="jimm" w:date="2012-04-15T00:37:00Z">
            <w:r w:rsidRPr="00DF134D" w:rsidDel="00DF134D">
              <w:rPr>
                <w:rPrChange w:id="276" w:author="jimm" w:date="2012-04-15T00:37:00Z">
                  <w:rPr>
                    <w:rStyle w:val="Hyperlink"/>
                    <w:noProof/>
                  </w:rPr>
                </w:rPrChange>
              </w:rPr>
              <w:delText>Work order buttons</w:delText>
            </w:r>
            <w:r w:rsidDel="00DF134D">
              <w:rPr>
                <w:noProof/>
                <w:webHidden/>
              </w:rPr>
              <w:tab/>
              <w:delText>15</w:delText>
            </w:r>
          </w:del>
        </w:p>
        <w:p w:rsidR="00C92DC8" w:rsidDel="00DF134D" w:rsidRDefault="00C92DC8">
          <w:pPr>
            <w:pStyle w:val="TOC3"/>
            <w:rPr>
              <w:del w:id="277" w:author="jimm" w:date="2012-04-15T00:37:00Z"/>
              <w:noProof/>
              <w:sz w:val="22"/>
              <w:szCs w:val="22"/>
            </w:rPr>
          </w:pPr>
          <w:del w:id="278" w:author="jimm" w:date="2012-04-15T00:37:00Z">
            <w:r w:rsidRPr="00DF134D" w:rsidDel="00DF134D">
              <w:rPr>
                <w:rPrChange w:id="279" w:author="jimm" w:date="2012-04-15T00:37:00Z">
                  <w:rPr>
                    <w:rStyle w:val="Hyperlink"/>
                    <w:noProof/>
                  </w:rPr>
                </w:rPrChange>
              </w:rPr>
              <w:delText>Work Order fields</w:delText>
            </w:r>
            <w:r w:rsidDel="00DF134D">
              <w:rPr>
                <w:noProof/>
                <w:webHidden/>
              </w:rPr>
              <w:tab/>
              <w:delText>16</w:delText>
            </w:r>
          </w:del>
        </w:p>
        <w:p w:rsidR="00C92DC8" w:rsidDel="00DF134D" w:rsidRDefault="00C92DC8">
          <w:pPr>
            <w:pStyle w:val="TOC2"/>
            <w:tabs>
              <w:tab w:val="right" w:leader="dot" w:pos="9350"/>
            </w:tabs>
            <w:rPr>
              <w:del w:id="280" w:author="jimm" w:date="2012-04-15T00:37:00Z"/>
              <w:noProof/>
              <w:sz w:val="22"/>
              <w:szCs w:val="22"/>
            </w:rPr>
          </w:pPr>
          <w:del w:id="281" w:author="jimm" w:date="2012-04-15T00:37:00Z">
            <w:r w:rsidRPr="00DF134D" w:rsidDel="00DF134D">
              <w:rPr>
                <w:rPrChange w:id="282" w:author="jimm" w:date="2012-04-15T00:37:00Z">
                  <w:rPr>
                    <w:rStyle w:val="Hyperlink"/>
                    <w:noProof/>
                  </w:rPr>
                </w:rPrChange>
              </w:rPr>
              <w:delText>Searching for and editing an existing work order</w:delText>
            </w:r>
            <w:r w:rsidDel="00DF134D">
              <w:rPr>
                <w:noProof/>
                <w:webHidden/>
              </w:rPr>
              <w:tab/>
              <w:delText>16</w:delText>
            </w:r>
          </w:del>
        </w:p>
        <w:p w:rsidR="00C92DC8" w:rsidDel="00DF134D" w:rsidRDefault="00C92DC8">
          <w:pPr>
            <w:pStyle w:val="TOC2"/>
            <w:tabs>
              <w:tab w:val="right" w:leader="dot" w:pos="9350"/>
            </w:tabs>
            <w:rPr>
              <w:del w:id="283" w:author="jimm" w:date="2012-04-15T00:37:00Z"/>
              <w:noProof/>
              <w:sz w:val="22"/>
              <w:szCs w:val="22"/>
            </w:rPr>
          </w:pPr>
          <w:del w:id="284" w:author="jimm" w:date="2012-04-15T00:37:00Z">
            <w:r w:rsidRPr="00DF134D" w:rsidDel="00DF134D">
              <w:rPr>
                <w:rPrChange w:id="285" w:author="jimm" w:date="2012-04-15T00:37:00Z">
                  <w:rPr>
                    <w:rStyle w:val="Hyperlink"/>
                    <w:noProof/>
                  </w:rPr>
                </w:rPrChange>
              </w:rPr>
              <w:delText>Deleting work orders</w:delText>
            </w:r>
            <w:r w:rsidDel="00DF134D">
              <w:rPr>
                <w:noProof/>
                <w:webHidden/>
              </w:rPr>
              <w:tab/>
              <w:delText>17</w:delText>
            </w:r>
          </w:del>
        </w:p>
        <w:p w:rsidR="00C92DC8" w:rsidDel="00DF134D" w:rsidRDefault="00C92DC8">
          <w:pPr>
            <w:pStyle w:val="TOC2"/>
            <w:tabs>
              <w:tab w:val="right" w:leader="dot" w:pos="9350"/>
            </w:tabs>
            <w:rPr>
              <w:del w:id="286" w:author="jimm" w:date="2012-04-15T00:37:00Z"/>
              <w:noProof/>
              <w:sz w:val="22"/>
              <w:szCs w:val="22"/>
            </w:rPr>
          </w:pPr>
          <w:del w:id="287" w:author="jimm" w:date="2012-04-15T00:37:00Z">
            <w:r w:rsidRPr="00DF134D" w:rsidDel="00DF134D">
              <w:rPr>
                <w:rPrChange w:id="288" w:author="jimm" w:date="2012-04-15T00:37:00Z">
                  <w:rPr>
                    <w:rStyle w:val="Hyperlink"/>
                    <w:noProof/>
                  </w:rPr>
                </w:rPrChange>
              </w:rPr>
              <w:delText>Creating a new work assignment</w:delText>
            </w:r>
            <w:r w:rsidDel="00DF134D">
              <w:rPr>
                <w:noProof/>
                <w:webHidden/>
              </w:rPr>
              <w:tab/>
              <w:delText>17</w:delText>
            </w:r>
          </w:del>
        </w:p>
        <w:p w:rsidR="00C92DC8" w:rsidDel="00DF134D" w:rsidRDefault="00C92DC8">
          <w:pPr>
            <w:pStyle w:val="TOC3"/>
            <w:rPr>
              <w:del w:id="289" w:author="jimm" w:date="2012-04-15T00:37:00Z"/>
              <w:noProof/>
              <w:sz w:val="22"/>
              <w:szCs w:val="22"/>
            </w:rPr>
          </w:pPr>
          <w:del w:id="290" w:author="jimm" w:date="2012-04-15T00:37:00Z">
            <w:r w:rsidRPr="00DF134D" w:rsidDel="00DF134D">
              <w:rPr>
                <w:rPrChange w:id="291" w:author="jimm" w:date="2012-04-15T00:37:00Z">
                  <w:rPr>
                    <w:rStyle w:val="Hyperlink"/>
                    <w:noProof/>
                  </w:rPr>
                </w:rPrChange>
              </w:rPr>
              <w:delText>Work assignment fields</w:delText>
            </w:r>
            <w:r w:rsidDel="00DF134D">
              <w:rPr>
                <w:noProof/>
                <w:webHidden/>
              </w:rPr>
              <w:tab/>
              <w:delText>17</w:delText>
            </w:r>
          </w:del>
        </w:p>
        <w:p w:rsidR="00C92DC8" w:rsidDel="00DF134D" w:rsidRDefault="00C92DC8">
          <w:pPr>
            <w:pStyle w:val="TOC3"/>
            <w:rPr>
              <w:del w:id="292" w:author="jimm" w:date="2012-04-15T00:37:00Z"/>
              <w:noProof/>
              <w:sz w:val="22"/>
              <w:szCs w:val="22"/>
            </w:rPr>
          </w:pPr>
          <w:del w:id="293" w:author="jimm" w:date="2012-04-15T00:37:00Z">
            <w:r w:rsidRPr="00DF134D" w:rsidDel="00DF134D">
              <w:rPr>
                <w:rPrChange w:id="294" w:author="jimm" w:date="2012-04-15T00:37:00Z">
                  <w:rPr>
                    <w:rStyle w:val="Hyperlink"/>
                    <w:noProof/>
                  </w:rPr>
                </w:rPrChange>
              </w:rPr>
              <w:delText>Work assignment buttons</w:delText>
            </w:r>
            <w:r w:rsidDel="00DF134D">
              <w:rPr>
                <w:noProof/>
                <w:webHidden/>
              </w:rPr>
              <w:tab/>
              <w:delText>18</w:delText>
            </w:r>
          </w:del>
        </w:p>
        <w:p w:rsidR="00C92DC8" w:rsidDel="00DF134D" w:rsidRDefault="00C92DC8">
          <w:pPr>
            <w:pStyle w:val="TOC2"/>
            <w:tabs>
              <w:tab w:val="right" w:leader="dot" w:pos="9350"/>
            </w:tabs>
            <w:rPr>
              <w:del w:id="295" w:author="jimm" w:date="2012-04-15T00:37:00Z"/>
              <w:noProof/>
              <w:sz w:val="22"/>
              <w:szCs w:val="22"/>
            </w:rPr>
          </w:pPr>
          <w:del w:id="296" w:author="jimm" w:date="2012-04-15T00:37:00Z">
            <w:r w:rsidRPr="00DF134D" w:rsidDel="00DF134D">
              <w:rPr>
                <w:rPrChange w:id="297" w:author="jimm" w:date="2012-04-15T00:37:00Z">
                  <w:rPr>
                    <w:rStyle w:val="Hyperlink"/>
                    <w:noProof/>
                  </w:rPr>
                </w:rPrChange>
              </w:rPr>
              <w:delText>Assigning a worker directly to an assignment (orphaned assignment)</w:delText>
            </w:r>
            <w:r w:rsidDel="00DF134D">
              <w:rPr>
                <w:noProof/>
                <w:webHidden/>
              </w:rPr>
              <w:tab/>
              <w:delText>19</w:delText>
            </w:r>
          </w:del>
        </w:p>
        <w:p w:rsidR="00C92DC8" w:rsidDel="00DF134D" w:rsidRDefault="00C92DC8">
          <w:pPr>
            <w:pStyle w:val="TOC1"/>
            <w:tabs>
              <w:tab w:val="right" w:leader="dot" w:pos="9350"/>
            </w:tabs>
            <w:rPr>
              <w:del w:id="298" w:author="jimm" w:date="2012-04-15T00:37:00Z"/>
              <w:noProof/>
              <w:sz w:val="22"/>
              <w:szCs w:val="22"/>
            </w:rPr>
          </w:pPr>
          <w:del w:id="299" w:author="jimm" w:date="2012-04-15T00:37:00Z">
            <w:r w:rsidRPr="00DF134D" w:rsidDel="00DF134D">
              <w:rPr>
                <w:rPrChange w:id="300" w:author="jimm" w:date="2012-04-15T00:37:00Z">
                  <w:rPr>
                    <w:rStyle w:val="Hyperlink"/>
                    <w:noProof/>
                  </w:rPr>
                </w:rPrChange>
              </w:rPr>
              <w:delText>Work ORDERS</w:delText>
            </w:r>
            <w:r w:rsidDel="00DF134D">
              <w:rPr>
                <w:noProof/>
                <w:webHidden/>
              </w:rPr>
              <w:tab/>
              <w:delText>20</w:delText>
            </w:r>
          </w:del>
        </w:p>
        <w:p w:rsidR="00C92DC8" w:rsidDel="00DF134D" w:rsidRDefault="00C92DC8">
          <w:pPr>
            <w:pStyle w:val="TOC2"/>
            <w:tabs>
              <w:tab w:val="right" w:leader="dot" w:pos="9350"/>
            </w:tabs>
            <w:rPr>
              <w:del w:id="301" w:author="jimm" w:date="2012-04-15T00:37:00Z"/>
              <w:noProof/>
              <w:sz w:val="22"/>
              <w:szCs w:val="22"/>
            </w:rPr>
          </w:pPr>
          <w:del w:id="302" w:author="jimm" w:date="2012-04-15T00:37:00Z">
            <w:r w:rsidRPr="00DF134D" w:rsidDel="00DF134D">
              <w:rPr>
                <w:rPrChange w:id="303" w:author="jimm" w:date="2012-04-15T00:37:00Z">
                  <w:rPr>
                    <w:rStyle w:val="Hyperlink"/>
                    <w:noProof/>
                  </w:rPr>
                </w:rPrChange>
              </w:rPr>
              <w:delText>Work order summary</w:delText>
            </w:r>
            <w:r w:rsidDel="00DF134D">
              <w:rPr>
                <w:noProof/>
                <w:webHidden/>
              </w:rPr>
              <w:tab/>
              <w:delText>20</w:delText>
            </w:r>
          </w:del>
        </w:p>
        <w:p w:rsidR="00C92DC8" w:rsidDel="00DF134D" w:rsidRDefault="00C92DC8">
          <w:pPr>
            <w:pStyle w:val="TOC3"/>
            <w:rPr>
              <w:del w:id="304" w:author="jimm" w:date="2012-04-15T00:37:00Z"/>
              <w:noProof/>
              <w:sz w:val="22"/>
              <w:szCs w:val="22"/>
            </w:rPr>
          </w:pPr>
          <w:del w:id="305" w:author="jimm" w:date="2012-04-15T00:37:00Z">
            <w:r w:rsidRPr="00DF134D" w:rsidDel="00DF134D">
              <w:rPr>
                <w:rPrChange w:id="306" w:author="jimm" w:date="2012-04-15T00:37:00Z">
                  <w:rPr>
                    <w:rStyle w:val="Hyperlink"/>
                    <w:noProof/>
                  </w:rPr>
                </w:rPrChange>
              </w:rPr>
              <w:delText>Summary functionality</w:delText>
            </w:r>
            <w:r w:rsidDel="00DF134D">
              <w:rPr>
                <w:noProof/>
                <w:webHidden/>
              </w:rPr>
              <w:tab/>
              <w:delText>20</w:delText>
            </w:r>
          </w:del>
        </w:p>
        <w:p w:rsidR="00C92DC8" w:rsidDel="00DF134D" w:rsidRDefault="00C92DC8">
          <w:pPr>
            <w:pStyle w:val="TOC3"/>
            <w:rPr>
              <w:del w:id="307" w:author="jimm" w:date="2012-04-15T00:37:00Z"/>
              <w:noProof/>
              <w:sz w:val="22"/>
              <w:szCs w:val="22"/>
            </w:rPr>
          </w:pPr>
          <w:del w:id="308" w:author="jimm" w:date="2012-04-15T00:37:00Z">
            <w:r w:rsidRPr="00DF134D" w:rsidDel="00DF134D">
              <w:rPr>
                <w:rPrChange w:id="309" w:author="jimm" w:date="2012-04-15T00:37:00Z">
                  <w:rPr>
                    <w:rStyle w:val="Hyperlink"/>
                    <w:noProof/>
                  </w:rPr>
                </w:rPrChange>
              </w:rPr>
              <w:delText>Summary buttons</w:delText>
            </w:r>
            <w:r w:rsidDel="00DF134D">
              <w:rPr>
                <w:noProof/>
                <w:webHidden/>
              </w:rPr>
              <w:tab/>
              <w:delText>21</w:delText>
            </w:r>
          </w:del>
        </w:p>
        <w:p w:rsidR="00C92DC8" w:rsidDel="00DF134D" w:rsidRDefault="00C92DC8">
          <w:pPr>
            <w:pStyle w:val="TOC2"/>
            <w:tabs>
              <w:tab w:val="right" w:leader="dot" w:pos="9350"/>
            </w:tabs>
            <w:rPr>
              <w:del w:id="310" w:author="jimm" w:date="2012-04-15T00:37:00Z"/>
              <w:noProof/>
              <w:sz w:val="22"/>
              <w:szCs w:val="22"/>
            </w:rPr>
          </w:pPr>
          <w:del w:id="311" w:author="jimm" w:date="2012-04-15T00:37:00Z">
            <w:r w:rsidRPr="00DF134D" w:rsidDel="00DF134D">
              <w:rPr>
                <w:rPrChange w:id="312" w:author="jimm" w:date="2012-04-15T00:37:00Z">
                  <w:rPr>
                    <w:rStyle w:val="Hyperlink"/>
                    <w:noProof/>
                  </w:rPr>
                </w:rPrChange>
              </w:rPr>
              <w:delText>Work order details</w:delText>
            </w:r>
            <w:r w:rsidDel="00DF134D">
              <w:rPr>
                <w:noProof/>
                <w:webHidden/>
              </w:rPr>
              <w:tab/>
              <w:delText>21</w:delText>
            </w:r>
          </w:del>
        </w:p>
        <w:p w:rsidR="00C92DC8" w:rsidDel="00DF134D" w:rsidRDefault="00C92DC8">
          <w:pPr>
            <w:pStyle w:val="TOC3"/>
            <w:rPr>
              <w:del w:id="313" w:author="jimm" w:date="2012-04-15T00:37:00Z"/>
              <w:noProof/>
              <w:sz w:val="22"/>
              <w:szCs w:val="22"/>
            </w:rPr>
          </w:pPr>
          <w:del w:id="314" w:author="jimm" w:date="2012-04-15T00:37:00Z">
            <w:r w:rsidRPr="00DF134D" w:rsidDel="00DF134D">
              <w:rPr>
                <w:rPrChange w:id="315" w:author="jimm" w:date="2012-04-15T00:37:00Z">
                  <w:rPr>
                    <w:rStyle w:val="Hyperlink"/>
                    <w:noProof/>
                  </w:rPr>
                </w:rPrChange>
              </w:rPr>
              <w:delText>Details functionality</w:delText>
            </w:r>
            <w:r w:rsidDel="00DF134D">
              <w:rPr>
                <w:noProof/>
                <w:webHidden/>
              </w:rPr>
              <w:tab/>
              <w:delText>22</w:delText>
            </w:r>
          </w:del>
        </w:p>
        <w:p w:rsidR="00C92DC8" w:rsidDel="00DF134D" w:rsidRDefault="00C92DC8">
          <w:pPr>
            <w:pStyle w:val="TOC3"/>
            <w:rPr>
              <w:del w:id="316" w:author="jimm" w:date="2012-04-15T00:37:00Z"/>
              <w:noProof/>
              <w:sz w:val="22"/>
              <w:szCs w:val="22"/>
            </w:rPr>
          </w:pPr>
          <w:del w:id="317" w:author="jimm" w:date="2012-04-15T00:37:00Z">
            <w:r w:rsidRPr="00DF134D" w:rsidDel="00DF134D">
              <w:rPr>
                <w:rPrChange w:id="318" w:author="jimm" w:date="2012-04-15T00:37:00Z">
                  <w:rPr>
                    <w:rStyle w:val="Hyperlink"/>
                    <w:noProof/>
                  </w:rPr>
                </w:rPrChange>
              </w:rPr>
              <w:delText>Work order STATUS &amp; color</w:delText>
            </w:r>
            <w:r w:rsidDel="00DF134D">
              <w:rPr>
                <w:noProof/>
                <w:webHidden/>
              </w:rPr>
              <w:tab/>
              <w:delText>22</w:delText>
            </w:r>
          </w:del>
        </w:p>
        <w:p w:rsidR="00C92DC8" w:rsidDel="00DF134D" w:rsidRDefault="00C92DC8">
          <w:pPr>
            <w:pStyle w:val="TOC1"/>
            <w:tabs>
              <w:tab w:val="right" w:leader="dot" w:pos="9350"/>
            </w:tabs>
            <w:rPr>
              <w:del w:id="319" w:author="jimm" w:date="2012-04-15T00:37:00Z"/>
              <w:noProof/>
              <w:sz w:val="22"/>
              <w:szCs w:val="22"/>
            </w:rPr>
          </w:pPr>
          <w:del w:id="320" w:author="jimm" w:date="2012-04-15T00:37:00Z">
            <w:r w:rsidRPr="00DF134D" w:rsidDel="00DF134D">
              <w:rPr>
                <w:rPrChange w:id="321" w:author="jimm" w:date="2012-04-15T00:37:00Z">
                  <w:rPr>
                    <w:rStyle w:val="Hyperlink"/>
                    <w:noProof/>
                  </w:rPr>
                </w:rPrChange>
              </w:rPr>
              <w:delText>DISPATCH</w:delText>
            </w:r>
            <w:r w:rsidDel="00DF134D">
              <w:rPr>
                <w:noProof/>
                <w:webHidden/>
              </w:rPr>
              <w:tab/>
              <w:delText>23</w:delText>
            </w:r>
          </w:del>
        </w:p>
        <w:p w:rsidR="00C92DC8" w:rsidDel="00DF134D" w:rsidRDefault="00C92DC8">
          <w:pPr>
            <w:pStyle w:val="TOC2"/>
            <w:tabs>
              <w:tab w:val="right" w:leader="dot" w:pos="9350"/>
            </w:tabs>
            <w:rPr>
              <w:del w:id="322" w:author="jimm" w:date="2012-04-15T00:37:00Z"/>
              <w:noProof/>
              <w:sz w:val="22"/>
              <w:szCs w:val="22"/>
            </w:rPr>
          </w:pPr>
          <w:del w:id="323" w:author="jimm" w:date="2012-04-15T00:37:00Z">
            <w:r w:rsidRPr="00DF134D" w:rsidDel="00DF134D">
              <w:rPr>
                <w:rPrChange w:id="324" w:author="jimm" w:date="2012-04-15T00:37:00Z">
                  <w:rPr>
                    <w:rStyle w:val="Hyperlink"/>
                    <w:noProof/>
                  </w:rPr>
                </w:rPrChange>
              </w:rPr>
              <w:lastRenderedPageBreak/>
              <w:delText>Dispatch buttons</w:delText>
            </w:r>
            <w:r w:rsidDel="00DF134D">
              <w:rPr>
                <w:noProof/>
                <w:webHidden/>
              </w:rPr>
              <w:tab/>
              <w:delText>23</w:delText>
            </w:r>
          </w:del>
        </w:p>
        <w:p w:rsidR="00C92DC8" w:rsidDel="00DF134D" w:rsidRDefault="00C92DC8">
          <w:pPr>
            <w:pStyle w:val="TOC3"/>
            <w:rPr>
              <w:del w:id="325" w:author="jimm" w:date="2012-04-15T00:37:00Z"/>
              <w:noProof/>
              <w:sz w:val="22"/>
              <w:szCs w:val="22"/>
            </w:rPr>
          </w:pPr>
          <w:del w:id="326" w:author="jimm" w:date="2012-04-15T00:37:00Z">
            <w:r w:rsidRPr="00DF134D" w:rsidDel="00DF134D">
              <w:rPr>
                <w:rPrChange w:id="327" w:author="jimm" w:date="2012-04-15T00:37:00Z">
                  <w:rPr>
                    <w:rStyle w:val="Hyperlink"/>
                    <w:noProof/>
                  </w:rPr>
                </w:rPrChange>
              </w:rPr>
              <w:delText>Lottery List</w:delText>
            </w:r>
            <w:r w:rsidDel="00DF134D">
              <w:rPr>
                <w:noProof/>
                <w:webHidden/>
              </w:rPr>
              <w:tab/>
              <w:delText>24</w:delText>
            </w:r>
          </w:del>
        </w:p>
        <w:p w:rsidR="00C92DC8" w:rsidDel="00DF134D" w:rsidRDefault="00C92DC8">
          <w:pPr>
            <w:pStyle w:val="TOC3"/>
            <w:rPr>
              <w:del w:id="328" w:author="jimm" w:date="2012-04-15T00:37:00Z"/>
              <w:noProof/>
              <w:sz w:val="22"/>
              <w:szCs w:val="22"/>
            </w:rPr>
          </w:pPr>
          <w:del w:id="329" w:author="jimm" w:date="2012-04-15T00:37:00Z">
            <w:r w:rsidRPr="00DF134D" w:rsidDel="00DF134D">
              <w:rPr>
                <w:rPrChange w:id="330" w:author="jimm" w:date="2012-04-15T00:37:00Z">
                  <w:rPr>
                    <w:rStyle w:val="Hyperlink"/>
                    <w:noProof/>
                  </w:rPr>
                </w:rPrChange>
              </w:rPr>
              <w:delText>Sign-in list</w:delText>
            </w:r>
            <w:r w:rsidDel="00DF134D">
              <w:rPr>
                <w:noProof/>
                <w:webHidden/>
              </w:rPr>
              <w:tab/>
              <w:delText>24</w:delText>
            </w:r>
          </w:del>
        </w:p>
        <w:p w:rsidR="00C92DC8" w:rsidDel="00DF134D" w:rsidRDefault="00C92DC8">
          <w:pPr>
            <w:pStyle w:val="TOC3"/>
            <w:rPr>
              <w:del w:id="331" w:author="jimm" w:date="2012-04-15T00:37:00Z"/>
              <w:noProof/>
              <w:sz w:val="22"/>
              <w:szCs w:val="22"/>
            </w:rPr>
          </w:pPr>
          <w:del w:id="332" w:author="jimm" w:date="2012-04-15T00:37:00Z">
            <w:r w:rsidRPr="00DF134D" w:rsidDel="00DF134D">
              <w:rPr>
                <w:rPrChange w:id="333" w:author="jimm" w:date="2012-04-15T00:37:00Z">
                  <w:rPr>
                    <w:rStyle w:val="Hyperlink"/>
                    <w:noProof/>
                  </w:rPr>
                </w:rPrChange>
              </w:rPr>
              <w:delText>Lottery</w:delText>
            </w:r>
            <w:r w:rsidDel="00DF134D">
              <w:rPr>
                <w:noProof/>
                <w:webHidden/>
              </w:rPr>
              <w:tab/>
              <w:delText>24</w:delText>
            </w:r>
          </w:del>
        </w:p>
        <w:p w:rsidR="00C92DC8" w:rsidDel="00DF134D" w:rsidRDefault="00C92DC8">
          <w:pPr>
            <w:pStyle w:val="TOC3"/>
            <w:rPr>
              <w:del w:id="334" w:author="jimm" w:date="2012-04-15T00:37:00Z"/>
              <w:noProof/>
              <w:sz w:val="22"/>
              <w:szCs w:val="22"/>
            </w:rPr>
          </w:pPr>
          <w:del w:id="335" w:author="jimm" w:date="2012-04-15T00:37:00Z">
            <w:r w:rsidRPr="00DF134D" w:rsidDel="00DF134D">
              <w:rPr>
                <w:rPrChange w:id="336" w:author="jimm" w:date="2012-04-15T00:37:00Z">
                  <w:rPr>
                    <w:rStyle w:val="Hyperlink"/>
                    <w:noProof/>
                  </w:rPr>
                </w:rPrChange>
              </w:rPr>
              <w:delText>Assign</w:delText>
            </w:r>
            <w:r w:rsidDel="00DF134D">
              <w:rPr>
                <w:noProof/>
                <w:webHidden/>
              </w:rPr>
              <w:tab/>
              <w:delText>24</w:delText>
            </w:r>
          </w:del>
        </w:p>
        <w:p w:rsidR="00C92DC8" w:rsidDel="00DF134D" w:rsidRDefault="00C92DC8">
          <w:pPr>
            <w:pStyle w:val="TOC3"/>
            <w:rPr>
              <w:del w:id="337" w:author="jimm" w:date="2012-04-15T00:37:00Z"/>
              <w:noProof/>
              <w:sz w:val="22"/>
              <w:szCs w:val="22"/>
            </w:rPr>
          </w:pPr>
          <w:del w:id="338" w:author="jimm" w:date="2012-04-15T00:37:00Z">
            <w:r w:rsidRPr="00DF134D" w:rsidDel="00DF134D">
              <w:rPr>
                <w:rPrChange w:id="339" w:author="jimm" w:date="2012-04-15T00:37:00Z">
                  <w:rPr>
                    <w:rStyle w:val="Hyperlink"/>
                    <w:noProof/>
                  </w:rPr>
                </w:rPrChange>
              </w:rPr>
              <w:delText>Remove</w:delText>
            </w:r>
            <w:r w:rsidDel="00DF134D">
              <w:rPr>
                <w:noProof/>
                <w:webHidden/>
              </w:rPr>
              <w:tab/>
              <w:delText>24</w:delText>
            </w:r>
          </w:del>
        </w:p>
        <w:p w:rsidR="00C92DC8" w:rsidDel="00DF134D" w:rsidRDefault="00C92DC8">
          <w:pPr>
            <w:pStyle w:val="TOC3"/>
            <w:rPr>
              <w:del w:id="340" w:author="jimm" w:date="2012-04-15T00:37:00Z"/>
              <w:noProof/>
              <w:sz w:val="22"/>
              <w:szCs w:val="22"/>
            </w:rPr>
          </w:pPr>
          <w:del w:id="341" w:author="jimm" w:date="2012-04-15T00:37:00Z">
            <w:r w:rsidRPr="00DF134D" w:rsidDel="00DF134D">
              <w:rPr>
                <w:rPrChange w:id="342" w:author="jimm" w:date="2012-04-15T00:37:00Z">
                  <w:rPr>
                    <w:rStyle w:val="Hyperlink"/>
                    <w:noProof/>
                  </w:rPr>
                </w:rPrChange>
              </w:rPr>
              <w:delText>Requested (Active)</w:delText>
            </w:r>
            <w:r w:rsidDel="00DF134D">
              <w:rPr>
                <w:noProof/>
                <w:webHidden/>
              </w:rPr>
              <w:tab/>
              <w:delText>24</w:delText>
            </w:r>
          </w:del>
        </w:p>
        <w:p w:rsidR="00C92DC8" w:rsidDel="00DF134D" w:rsidRDefault="00C92DC8">
          <w:pPr>
            <w:pStyle w:val="TOC3"/>
            <w:rPr>
              <w:del w:id="343" w:author="jimm" w:date="2012-04-15T00:37:00Z"/>
              <w:noProof/>
              <w:sz w:val="22"/>
              <w:szCs w:val="22"/>
            </w:rPr>
          </w:pPr>
          <w:del w:id="344" w:author="jimm" w:date="2012-04-15T00:37:00Z">
            <w:r w:rsidRPr="00DF134D" w:rsidDel="00DF134D">
              <w:rPr>
                <w:rPrChange w:id="345" w:author="jimm" w:date="2012-04-15T00:37:00Z">
                  <w:rPr>
                    <w:rStyle w:val="Hyperlink"/>
                    <w:noProof/>
                  </w:rPr>
                </w:rPrChange>
              </w:rPr>
              <w:delText>Skilled (Active)</w:delText>
            </w:r>
            <w:r w:rsidDel="00DF134D">
              <w:rPr>
                <w:noProof/>
                <w:webHidden/>
              </w:rPr>
              <w:tab/>
              <w:delText>25</w:delText>
            </w:r>
          </w:del>
        </w:p>
        <w:p w:rsidR="00C92DC8" w:rsidDel="00DF134D" w:rsidRDefault="00C92DC8">
          <w:pPr>
            <w:pStyle w:val="TOC3"/>
            <w:rPr>
              <w:del w:id="346" w:author="jimm" w:date="2012-04-15T00:37:00Z"/>
              <w:noProof/>
              <w:sz w:val="22"/>
              <w:szCs w:val="22"/>
            </w:rPr>
          </w:pPr>
          <w:del w:id="347" w:author="jimm" w:date="2012-04-15T00:37:00Z">
            <w:r w:rsidRPr="00DF134D" w:rsidDel="00DF134D">
              <w:rPr>
                <w:rPrChange w:id="348" w:author="jimm" w:date="2012-04-15T00:37:00Z">
                  <w:rPr>
                    <w:rStyle w:val="Hyperlink"/>
                    <w:noProof/>
                  </w:rPr>
                </w:rPrChange>
              </w:rPr>
              <w:delText>Open (Active)</w:delText>
            </w:r>
            <w:r w:rsidDel="00DF134D">
              <w:rPr>
                <w:noProof/>
                <w:webHidden/>
              </w:rPr>
              <w:tab/>
              <w:delText>25</w:delText>
            </w:r>
          </w:del>
        </w:p>
        <w:p w:rsidR="00C92DC8" w:rsidDel="00DF134D" w:rsidRDefault="00C92DC8">
          <w:pPr>
            <w:pStyle w:val="TOC3"/>
            <w:rPr>
              <w:del w:id="349" w:author="jimm" w:date="2012-04-15T00:37:00Z"/>
              <w:noProof/>
              <w:sz w:val="22"/>
              <w:szCs w:val="22"/>
            </w:rPr>
          </w:pPr>
          <w:del w:id="350" w:author="jimm" w:date="2012-04-15T00:37:00Z">
            <w:r w:rsidRPr="00DF134D" w:rsidDel="00DF134D">
              <w:rPr>
                <w:rPrChange w:id="351" w:author="jimm" w:date="2012-04-15T00:37:00Z">
                  <w:rPr>
                    <w:rStyle w:val="Hyperlink"/>
                    <w:noProof/>
                  </w:rPr>
                </w:rPrChange>
              </w:rPr>
              <w:delText>Assigned (Active)</w:delText>
            </w:r>
            <w:r w:rsidDel="00DF134D">
              <w:rPr>
                <w:noProof/>
                <w:webHidden/>
              </w:rPr>
              <w:tab/>
              <w:delText>26</w:delText>
            </w:r>
          </w:del>
        </w:p>
        <w:p w:rsidR="00C92DC8" w:rsidDel="00DF134D" w:rsidRDefault="00C92DC8">
          <w:pPr>
            <w:pStyle w:val="TOC3"/>
            <w:rPr>
              <w:del w:id="352" w:author="jimm" w:date="2012-04-15T00:37:00Z"/>
              <w:noProof/>
              <w:sz w:val="22"/>
              <w:szCs w:val="22"/>
            </w:rPr>
          </w:pPr>
          <w:del w:id="353" w:author="jimm" w:date="2012-04-15T00:37:00Z">
            <w:r w:rsidRPr="00DF134D" w:rsidDel="00DF134D">
              <w:rPr>
                <w:rPrChange w:id="354" w:author="jimm" w:date="2012-04-15T00:37:00Z">
                  <w:rPr>
                    <w:rStyle w:val="Hyperlink"/>
                    <w:noProof/>
                  </w:rPr>
                </w:rPrChange>
              </w:rPr>
              <w:delText>Assigned (Completed)</w:delText>
            </w:r>
            <w:r w:rsidDel="00DF134D">
              <w:rPr>
                <w:noProof/>
                <w:webHidden/>
              </w:rPr>
              <w:tab/>
              <w:delText>26</w:delText>
            </w:r>
          </w:del>
        </w:p>
        <w:p w:rsidR="00C92DC8" w:rsidDel="00DF134D" w:rsidRDefault="00C92DC8">
          <w:pPr>
            <w:pStyle w:val="TOC3"/>
            <w:rPr>
              <w:del w:id="355" w:author="jimm" w:date="2012-04-15T00:37:00Z"/>
              <w:noProof/>
              <w:sz w:val="22"/>
              <w:szCs w:val="22"/>
            </w:rPr>
          </w:pPr>
          <w:del w:id="356" w:author="jimm" w:date="2012-04-15T00:37:00Z">
            <w:r w:rsidRPr="00DF134D" w:rsidDel="00DF134D">
              <w:rPr>
                <w:rPrChange w:id="357" w:author="jimm" w:date="2012-04-15T00:37:00Z">
                  <w:rPr>
                    <w:rStyle w:val="Hyperlink"/>
                    <w:noProof/>
                  </w:rPr>
                </w:rPrChange>
              </w:rPr>
              <w:delText>All</w:delText>
            </w:r>
            <w:r w:rsidDel="00DF134D">
              <w:rPr>
                <w:noProof/>
                <w:webHidden/>
              </w:rPr>
              <w:tab/>
              <w:delText>27</w:delText>
            </w:r>
          </w:del>
        </w:p>
        <w:p w:rsidR="00C92DC8" w:rsidDel="00DF134D" w:rsidRDefault="00C92DC8">
          <w:pPr>
            <w:pStyle w:val="TOC1"/>
            <w:tabs>
              <w:tab w:val="right" w:leader="dot" w:pos="9350"/>
            </w:tabs>
            <w:rPr>
              <w:del w:id="358" w:author="jimm" w:date="2012-04-15T00:37:00Z"/>
              <w:noProof/>
              <w:sz w:val="22"/>
              <w:szCs w:val="22"/>
            </w:rPr>
          </w:pPr>
          <w:del w:id="359" w:author="jimm" w:date="2012-04-15T00:37:00Z">
            <w:r w:rsidRPr="00DF134D" w:rsidDel="00DF134D">
              <w:rPr>
                <w:rPrChange w:id="360" w:author="jimm" w:date="2012-04-15T00:37:00Z">
                  <w:rPr>
                    <w:rStyle w:val="Hyperlink"/>
                    <w:noProof/>
                  </w:rPr>
                </w:rPrChange>
              </w:rPr>
              <w:delText>persons</w:delText>
            </w:r>
            <w:r w:rsidDel="00DF134D">
              <w:rPr>
                <w:noProof/>
                <w:webHidden/>
              </w:rPr>
              <w:tab/>
              <w:delText>28</w:delText>
            </w:r>
          </w:del>
        </w:p>
        <w:p w:rsidR="00C92DC8" w:rsidDel="00DF134D" w:rsidRDefault="00C92DC8">
          <w:pPr>
            <w:pStyle w:val="TOC2"/>
            <w:tabs>
              <w:tab w:val="right" w:leader="dot" w:pos="9350"/>
            </w:tabs>
            <w:rPr>
              <w:del w:id="361" w:author="jimm" w:date="2012-04-15T00:37:00Z"/>
              <w:noProof/>
              <w:sz w:val="22"/>
              <w:szCs w:val="22"/>
            </w:rPr>
          </w:pPr>
          <w:del w:id="362" w:author="jimm" w:date="2012-04-15T00:37:00Z">
            <w:r w:rsidRPr="00DF134D" w:rsidDel="00DF134D">
              <w:rPr>
                <w:rPrChange w:id="363" w:author="jimm" w:date="2012-04-15T00:37:00Z">
                  <w:rPr>
                    <w:rStyle w:val="Hyperlink"/>
                    <w:noProof/>
                  </w:rPr>
                </w:rPrChange>
              </w:rPr>
              <w:delText>Searching for a person</w:delText>
            </w:r>
            <w:r w:rsidDel="00DF134D">
              <w:rPr>
                <w:noProof/>
                <w:webHidden/>
              </w:rPr>
              <w:tab/>
              <w:delText>28</w:delText>
            </w:r>
          </w:del>
        </w:p>
        <w:p w:rsidR="00C92DC8" w:rsidDel="00DF134D" w:rsidRDefault="00C92DC8">
          <w:pPr>
            <w:pStyle w:val="TOC2"/>
            <w:tabs>
              <w:tab w:val="right" w:leader="dot" w:pos="9350"/>
            </w:tabs>
            <w:rPr>
              <w:del w:id="364" w:author="jimm" w:date="2012-04-15T00:37:00Z"/>
              <w:noProof/>
              <w:sz w:val="22"/>
              <w:szCs w:val="22"/>
            </w:rPr>
          </w:pPr>
          <w:del w:id="365" w:author="jimm" w:date="2012-04-15T00:37:00Z">
            <w:r w:rsidRPr="00DF134D" w:rsidDel="00DF134D">
              <w:rPr>
                <w:rPrChange w:id="366" w:author="jimm" w:date="2012-04-15T00:37:00Z">
                  <w:rPr>
                    <w:rStyle w:val="Hyperlink"/>
                    <w:noProof/>
                  </w:rPr>
                </w:rPrChange>
              </w:rPr>
              <w:delText>Creating a new person</w:delText>
            </w:r>
            <w:r w:rsidDel="00DF134D">
              <w:rPr>
                <w:noProof/>
                <w:webHidden/>
              </w:rPr>
              <w:tab/>
              <w:delText>29</w:delText>
            </w:r>
          </w:del>
        </w:p>
        <w:p w:rsidR="00C92DC8" w:rsidDel="00DF134D" w:rsidRDefault="00C92DC8">
          <w:pPr>
            <w:pStyle w:val="TOC2"/>
            <w:tabs>
              <w:tab w:val="right" w:leader="dot" w:pos="9350"/>
            </w:tabs>
            <w:rPr>
              <w:del w:id="367" w:author="jimm" w:date="2012-04-15T00:37:00Z"/>
              <w:noProof/>
              <w:sz w:val="22"/>
              <w:szCs w:val="22"/>
            </w:rPr>
          </w:pPr>
          <w:del w:id="368" w:author="jimm" w:date="2012-04-15T00:37:00Z">
            <w:r w:rsidRPr="00DF134D" w:rsidDel="00DF134D">
              <w:rPr>
                <w:rPrChange w:id="369" w:author="jimm" w:date="2012-04-15T00:37:00Z">
                  <w:rPr>
                    <w:rStyle w:val="Hyperlink"/>
                    <w:noProof/>
                  </w:rPr>
                </w:rPrChange>
              </w:rPr>
              <w:delText>Editing an existing person</w:delText>
            </w:r>
            <w:r w:rsidDel="00DF134D">
              <w:rPr>
                <w:noProof/>
                <w:webHidden/>
              </w:rPr>
              <w:tab/>
              <w:delText>29</w:delText>
            </w:r>
          </w:del>
        </w:p>
        <w:p w:rsidR="00C92DC8" w:rsidDel="00DF134D" w:rsidRDefault="00C92DC8">
          <w:pPr>
            <w:pStyle w:val="TOC2"/>
            <w:tabs>
              <w:tab w:val="right" w:leader="dot" w:pos="9350"/>
            </w:tabs>
            <w:rPr>
              <w:del w:id="370" w:author="jimm" w:date="2012-04-15T00:37:00Z"/>
              <w:noProof/>
              <w:sz w:val="22"/>
              <w:szCs w:val="22"/>
            </w:rPr>
          </w:pPr>
          <w:del w:id="371" w:author="jimm" w:date="2012-04-15T00:37:00Z">
            <w:r w:rsidRPr="00DF134D" w:rsidDel="00DF134D">
              <w:rPr>
                <w:rPrChange w:id="372" w:author="jimm" w:date="2012-04-15T00:37:00Z">
                  <w:rPr>
                    <w:rStyle w:val="Hyperlink"/>
                    <w:noProof/>
                  </w:rPr>
                </w:rPrChange>
              </w:rPr>
              <w:delText>Deleting a person</w:delText>
            </w:r>
            <w:r w:rsidDel="00DF134D">
              <w:rPr>
                <w:noProof/>
                <w:webHidden/>
              </w:rPr>
              <w:tab/>
              <w:delText>30</w:delText>
            </w:r>
          </w:del>
        </w:p>
        <w:p w:rsidR="00C92DC8" w:rsidDel="00DF134D" w:rsidRDefault="00C92DC8">
          <w:pPr>
            <w:pStyle w:val="TOC1"/>
            <w:tabs>
              <w:tab w:val="right" w:leader="dot" w:pos="9350"/>
            </w:tabs>
            <w:rPr>
              <w:del w:id="373" w:author="jimm" w:date="2012-04-15T00:37:00Z"/>
              <w:noProof/>
              <w:sz w:val="22"/>
              <w:szCs w:val="22"/>
            </w:rPr>
          </w:pPr>
          <w:del w:id="374" w:author="jimm" w:date="2012-04-15T00:37:00Z">
            <w:r w:rsidRPr="00DF134D" w:rsidDel="00DF134D">
              <w:rPr>
                <w:rPrChange w:id="375" w:author="jimm" w:date="2012-04-15T00:37:00Z">
                  <w:rPr>
                    <w:rStyle w:val="Hyperlink"/>
                    <w:noProof/>
                  </w:rPr>
                </w:rPrChange>
              </w:rPr>
              <w:delText>workers</w:delText>
            </w:r>
            <w:r w:rsidDel="00DF134D">
              <w:rPr>
                <w:noProof/>
                <w:webHidden/>
              </w:rPr>
              <w:tab/>
              <w:delText>31</w:delText>
            </w:r>
          </w:del>
        </w:p>
        <w:p w:rsidR="00C92DC8" w:rsidDel="00DF134D" w:rsidRDefault="00C92DC8">
          <w:pPr>
            <w:pStyle w:val="TOC2"/>
            <w:tabs>
              <w:tab w:val="right" w:leader="dot" w:pos="9350"/>
            </w:tabs>
            <w:rPr>
              <w:del w:id="376" w:author="jimm" w:date="2012-04-15T00:37:00Z"/>
              <w:noProof/>
              <w:sz w:val="22"/>
              <w:szCs w:val="22"/>
            </w:rPr>
          </w:pPr>
          <w:del w:id="377" w:author="jimm" w:date="2012-04-15T00:37:00Z">
            <w:r w:rsidRPr="00DF134D" w:rsidDel="00DF134D">
              <w:rPr>
                <w:rPrChange w:id="378" w:author="jimm" w:date="2012-04-15T00:37:00Z">
                  <w:rPr>
                    <w:rStyle w:val="Hyperlink"/>
                    <w:noProof/>
                  </w:rPr>
                </w:rPrChange>
              </w:rPr>
              <w:delText>Searching for a worker</w:delText>
            </w:r>
            <w:r w:rsidDel="00DF134D">
              <w:rPr>
                <w:noProof/>
                <w:webHidden/>
              </w:rPr>
              <w:tab/>
              <w:delText>31</w:delText>
            </w:r>
          </w:del>
        </w:p>
        <w:p w:rsidR="00C92DC8" w:rsidDel="00DF134D" w:rsidRDefault="00C92DC8">
          <w:pPr>
            <w:pStyle w:val="TOC2"/>
            <w:tabs>
              <w:tab w:val="right" w:leader="dot" w:pos="9350"/>
            </w:tabs>
            <w:rPr>
              <w:del w:id="379" w:author="jimm" w:date="2012-04-15T00:37:00Z"/>
              <w:noProof/>
              <w:sz w:val="22"/>
              <w:szCs w:val="22"/>
            </w:rPr>
          </w:pPr>
          <w:del w:id="380" w:author="jimm" w:date="2012-04-15T00:37:00Z">
            <w:r w:rsidRPr="00DF134D" w:rsidDel="00DF134D">
              <w:rPr>
                <w:rPrChange w:id="381" w:author="jimm" w:date="2012-04-15T00:37:00Z">
                  <w:rPr>
                    <w:rStyle w:val="Hyperlink"/>
                    <w:noProof/>
                  </w:rPr>
                </w:rPrChange>
              </w:rPr>
              <w:delText>Creating a worker</w:delText>
            </w:r>
            <w:r w:rsidDel="00DF134D">
              <w:rPr>
                <w:noProof/>
                <w:webHidden/>
              </w:rPr>
              <w:tab/>
              <w:delText>31</w:delText>
            </w:r>
          </w:del>
        </w:p>
        <w:p w:rsidR="00C92DC8" w:rsidDel="00DF134D" w:rsidRDefault="00C92DC8">
          <w:pPr>
            <w:pStyle w:val="TOC2"/>
            <w:tabs>
              <w:tab w:val="right" w:leader="dot" w:pos="9350"/>
            </w:tabs>
            <w:rPr>
              <w:del w:id="382" w:author="jimm" w:date="2012-04-15T00:37:00Z"/>
              <w:noProof/>
              <w:sz w:val="22"/>
              <w:szCs w:val="22"/>
            </w:rPr>
          </w:pPr>
          <w:del w:id="383" w:author="jimm" w:date="2012-04-15T00:37:00Z">
            <w:r w:rsidRPr="00DF134D" w:rsidDel="00DF134D">
              <w:rPr>
                <w:rPrChange w:id="384" w:author="jimm" w:date="2012-04-15T00:37:00Z">
                  <w:rPr>
                    <w:rStyle w:val="Hyperlink"/>
                    <w:noProof/>
                  </w:rPr>
                </w:rPrChange>
              </w:rPr>
              <w:delText>Editing a worker</w:delText>
            </w:r>
            <w:r w:rsidDel="00DF134D">
              <w:rPr>
                <w:noProof/>
                <w:webHidden/>
              </w:rPr>
              <w:tab/>
              <w:delText>32</w:delText>
            </w:r>
          </w:del>
        </w:p>
        <w:p w:rsidR="00C92DC8" w:rsidDel="00DF134D" w:rsidRDefault="00C92DC8">
          <w:pPr>
            <w:pStyle w:val="TOC2"/>
            <w:tabs>
              <w:tab w:val="right" w:leader="dot" w:pos="9350"/>
            </w:tabs>
            <w:rPr>
              <w:del w:id="385" w:author="jimm" w:date="2012-04-15T00:37:00Z"/>
              <w:noProof/>
              <w:sz w:val="22"/>
              <w:szCs w:val="22"/>
            </w:rPr>
          </w:pPr>
          <w:del w:id="386" w:author="jimm" w:date="2012-04-15T00:37:00Z">
            <w:r w:rsidRPr="00DF134D" w:rsidDel="00DF134D">
              <w:rPr>
                <w:rPrChange w:id="387" w:author="jimm" w:date="2012-04-15T00:37:00Z">
                  <w:rPr>
                    <w:rStyle w:val="Hyperlink"/>
                    <w:noProof/>
                  </w:rPr>
                </w:rPrChange>
              </w:rPr>
              <w:delText>Deleting a worker</w:delText>
            </w:r>
            <w:r w:rsidDel="00DF134D">
              <w:rPr>
                <w:noProof/>
                <w:webHidden/>
              </w:rPr>
              <w:tab/>
              <w:delText>32</w:delText>
            </w:r>
          </w:del>
        </w:p>
        <w:p w:rsidR="00C92DC8" w:rsidDel="00DF134D" w:rsidRDefault="00C92DC8">
          <w:pPr>
            <w:pStyle w:val="TOC1"/>
            <w:tabs>
              <w:tab w:val="right" w:leader="dot" w:pos="9350"/>
            </w:tabs>
            <w:rPr>
              <w:del w:id="388" w:author="jimm" w:date="2012-04-15T00:37:00Z"/>
              <w:noProof/>
              <w:sz w:val="22"/>
              <w:szCs w:val="22"/>
            </w:rPr>
          </w:pPr>
          <w:del w:id="389" w:author="jimm" w:date="2012-04-15T00:37:00Z">
            <w:r w:rsidRPr="00DF134D" w:rsidDel="00DF134D">
              <w:rPr>
                <w:rPrChange w:id="390" w:author="jimm" w:date="2012-04-15T00:37:00Z">
                  <w:rPr>
                    <w:rStyle w:val="Hyperlink"/>
                    <w:noProof/>
                  </w:rPr>
                </w:rPrChange>
              </w:rPr>
              <w:delText>worker signin</w:delText>
            </w:r>
            <w:r w:rsidDel="00DF134D">
              <w:rPr>
                <w:noProof/>
                <w:webHidden/>
              </w:rPr>
              <w:tab/>
              <w:delText>33</w:delText>
            </w:r>
          </w:del>
        </w:p>
        <w:p w:rsidR="00C92DC8" w:rsidDel="00DF134D" w:rsidRDefault="00C92DC8">
          <w:pPr>
            <w:pStyle w:val="TOC1"/>
            <w:tabs>
              <w:tab w:val="right" w:leader="dot" w:pos="9350"/>
            </w:tabs>
            <w:rPr>
              <w:del w:id="391" w:author="jimm" w:date="2012-04-15T00:37:00Z"/>
              <w:noProof/>
              <w:sz w:val="22"/>
              <w:szCs w:val="22"/>
            </w:rPr>
          </w:pPr>
          <w:del w:id="392" w:author="jimm" w:date="2012-04-15T00:37:00Z">
            <w:r w:rsidRPr="00DF134D" w:rsidDel="00DF134D">
              <w:rPr>
                <w:rPrChange w:id="393" w:author="jimm" w:date="2012-04-15T00:37:00Z">
                  <w:rPr>
                    <w:rStyle w:val="Hyperlink"/>
                    <w:noProof/>
                  </w:rPr>
                </w:rPrChange>
              </w:rPr>
              <w:delText>Machete users</w:delText>
            </w:r>
            <w:r w:rsidDel="00DF134D">
              <w:rPr>
                <w:noProof/>
                <w:webHidden/>
              </w:rPr>
              <w:tab/>
              <w:delText>34</w:delText>
            </w:r>
          </w:del>
        </w:p>
        <w:p w:rsidR="00C92DC8" w:rsidDel="00DF134D" w:rsidRDefault="00C92DC8">
          <w:pPr>
            <w:pStyle w:val="TOC2"/>
            <w:tabs>
              <w:tab w:val="right" w:leader="dot" w:pos="9350"/>
            </w:tabs>
            <w:rPr>
              <w:del w:id="394" w:author="jimm" w:date="2012-04-15T00:37:00Z"/>
              <w:noProof/>
              <w:sz w:val="22"/>
              <w:szCs w:val="22"/>
            </w:rPr>
          </w:pPr>
          <w:del w:id="395" w:author="jimm" w:date="2012-04-15T00:37:00Z">
            <w:r w:rsidRPr="00DF134D" w:rsidDel="00DF134D">
              <w:rPr>
                <w:rPrChange w:id="396" w:author="jimm" w:date="2012-04-15T00:37:00Z">
                  <w:rPr>
                    <w:rStyle w:val="Hyperlink"/>
                    <w:noProof/>
                  </w:rPr>
                </w:rPrChange>
              </w:rPr>
              <w:delText>Creating a new user account</w:delText>
            </w:r>
            <w:r w:rsidDel="00DF134D">
              <w:rPr>
                <w:noProof/>
                <w:webHidden/>
              </w:rPr>
              <w:tab/>
              <w:delText>34</w:delText>
            </w:r>
          </w:del>
        </w:p>
        <w:p w:rsidR="00C92DC8" w:rsidDel="00DF134D" w:rsidRDefault="00C92DC8">
          <w:pPr>
            <w:pStyle w:val="TOC2"/>
            <w:tabs>
              <w:tab w:val="right" w:leader="dot" w:pos="9350"/>
            </w:tabs>
            <w:rPr>
              <w:del w:id="397" w:author="jimm" w:date="2012-04-15T00:37:00Z"/>
              <w:noProof/>
              <w:sz w:val="22"/>
              <w:szCs w:val="22"/>
            </w:rPr>
          </w:pPr>
          <w:del w:id="398" w:author="jimm" w:date="2012-04-15T00:37:00Z">
            <w:r w:rsidRPr="00DF134D" w:rsidDel="00DF134D">
              <w:rPr>
                <w:rPrChange w:id="399" w:author="jimm" w:date="2012-04-15T00:37:00Z">
                  <w:rPr>
                    <w:rStyle w:val="Hyperlink"/>
                    <w:noProof/>
                  </w:rPr>
                </w:rPrChange>
              </w:rPr>
              <w:delText>Assigning or changing roles on user accounts</w:delText>
            </w:r>
            <w:r w:rsidDel="00DF134D">
              <w:rPr>
                <w:noProof/>
                <w:webHidden/>
              </w:rPr>
              <w:tab/>
              <w:delText>34</w:delText>
            </w:r>
          </w:del>
        </w:p>
        <w:p w:rsidR="00C92DC8" w:rsidRDefault="00C92DC8">
          <w:r>
            <w:rPr>
              <w:b/>
              <w:bCs/>
              <w:noProof/>
            </w:rPr>
            <w:fldChar w:fldCharType="end"/>
          </w:r>
        </w:p>
      </w:sdtContent>
    </w:sdt>
    <w:p w:rsidR="00377ADD" w:rsidRDefault="00377ADD">
      <w:pPr>
        <w:rPr>
          <w:b/>
          <w:bCs/>
          <w:caps/>
          <w:color w:val="FFFFFF" w:themeColor="background1"/>
          <w:spacing w:val="15"/>
          <w:sz w:val="22"/>
          <w:szCs w:val="22"/>
        </w:rPr>
      </w:pPr>
      <w:r>
        <w:lastRenderedPageBreak/>
        <w:br w:type="page"/>
      </w:r>
    </w:p>
    <w:p w:rsidR="005B7E9B" w:rsidRDefault="00313CE0" w:rsidP="00313CE0">
      <w:pPr>
        <w:pStyle w:val="Heading1"/>
      </w:pPr>
      <w:bookmarkStart w:id="400" w:name="_Toc322213586"/>
      <w:r>
        <w:lastRenderedPageBreak/>
        <w:t>Introduction</w:t>
      </w:r>
      <w:bookmarkEnd w:id="0"/>
      <w:bookmarkEnd w:id="400"/>
    </w:p>
    <w:p w:rsidR="001E1419" w:rsidRDefault="00313CE0" w:rsidP="001E1419">
      <w:pPr>
        <w:pStyle w:val="Heading2"/>
      </w:pPr>
      <w:bookmarkStart w:id="401" w:name="_Toc303237671"/>
      <w:bookmarkStart w:id="402" w:name="_Toc322213587"/>
      <w:r>
        <w:t>The Basics</w:t>
      </w:r>
      <w:bookmarkEnd w:id="401"/>
      <w:bookmarkEnd w:id="402"/>
    </w:p>
    <w:p w:rsidR="001E1419" w:rsidRPr="00577F3E" w:rsidRDefault="001E1419" w:rsidP="001E1419">
      <w:pPr>
        <w:pStyle w:val="Heading3"/>
        <w:rPr>
          <w:rFonts w:eastAsia="Times New Roman"/>
          <w:bCs/>
        </w:rPr>
      </w:pPr>
      <w:bookmarkStart w:id="403" w:name="_Toc303237672"/>
      <w:bookmarkStart w:id="404" w:name="_Toc322213588"/>
      <w:r w:rsidRPr="00577F3E">
        <w:rPr>
          <w:rFonts w:eastAsia="Times New Roman"/>
          <w:bCs/>
        </w:rPr>
        <w:t>What does Machete do?</w:t>
      </w:r>
      <w:bookmarkEnd w:id="403"/>
      <w:bookmarkEnd w:id="404"/>
    </w:p>
    <w:p w:rsidR="00313CE0" w:rsidRDefault="00313CE0" w:rsidP="001E1419">
      <w:r>
        <w:t xml:space="preserve">Machete is a web application </w:t>
      </w:r>
      <w:r w:rsidR="00577F3E">
        <w:t>that manages</w:t>
      </w:r>
      <w:r>
        <w:t xml:space="preserve"> a day labor referral service. Machete </w:t>
      </w:r>
      <w:r w:rsidR="00577F3E">
        <w:t>tracks</w:t>
      </w:r>
      <w:r w:rsidR="001E1419">
        <w:t xml:space="preserve"> </w:t>
      </w:r>
      <w:r>
        <w:t>work orders for employers looking for short term, casual labor. It also provides a means for matching laborers with specific skills to requests made by employers</w:t>
      </w:r>
      <w:r w:rsidR="001E1419">
        <w:t xml:space="preserve"> for skilled labor</w:t>
      </w:r>
      <w:r>
        <w:t>.</w:t>
      </w:r>
    </w:p>
    <w:p w:rsidR="004A6BD6" w:rsidRPr="004A6BD6" w:rsidRDefault="004A6BD6" w:rsidP="001E1419">
      <w:pPr>
        <w:rPr>
          <w:rFonts w:eastAsia="Times New Roman"/>
        </w:rPr>
      </w:pPr>
      <w:r w:rsidRPr="004A6BD6">
        <w:rPr>
          <w:rFonts w:eastAsia="Times New Roman"/>
        </w:rPr>
        <w:t>Machete performs the following tasks:</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Stores basic contact information for all persons associated with the Machete system </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Stores biographical and membership information on its members </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Records member sign-in using </w:t>
      </w:r>
      <w:proofErr w:type="spellStart"/>
      <w:r w:rsidRPr="004A6BD6">
        <w:rPr>
          <w:rFonts w:eastAsia="Times New Roman"/>
        </w:rPr>
        <w:t>a</w:t>
      </w:r>
      <w:proofErr w:type="spellEnd"/>
      <w:r w:rsidRPr="004A6BD6">
        <w:rPr>
          <w:rFonts w:eastAsia="Times New Roman"/>
        </w:rPr>
        <w:t xml:space="preserve"> identification number through either a bar code scanner or the keyboard </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Captures employer, work order, and work assignment details into a relational database </w:t>
      </w:r>
    </w:p>
    <w:p w:rsidR="004A6BD6" w:rsidRDefault="004A6BD6" w:rsidP="001E1419">
      <w:pPr>
        <w:pStyle w:val="ListParagraph"/>
        <w:numPr>
          <w:ilvl w:val="0"/>
          <w:numId w:val="2"/>
        </w:numPr>
      </w:pPr>
      <w:r w:rsidRPr="004A6BD6">
        <w:rPr>
          <w:rFonts w:eastAsia="Times New Roman"/>
        </w:rPr>
        <w:t xml:space="preserve">Provides a fast, flexible method of dispatching workers to work orders based on English level, skill level, and employer requests </w:t>
      </w:r>
    </w:p>
    <w:p w:rsidR="001E1419" w:rsidRDefault="001E1419" w:rsidP="001E1419">
      <w:pPr>
        <w:pStyle w:val="Heading3"/>
      </w:pPr>
      <w:bookmarkStart w:id="405" w:name="_Toc303237673"/>
      <w:bookmarkStart w:id="406" w:name="_Toc322213589"/>
      <w:r>
        <w:t>How does Machete work?</w:t>
      </w:r>
      <w:bookmarkEnd w:id="405"/>
      <w:bookmarkEnd w:id="406"/>
    </w:p>
    <w:p w:rsidR="001E1419" w:rsidRDefault="001E1419" w:rsidP="001E1419">
      <w:r>
        <w:t>Machete is a web application, meaning that it web ser</w:t>
      </w:r>
      <w:r w:rsidR="00004563">
        <w:t xml:space="preserve">ver connected to a </w:t>
      </w:r>
      <w:proofErr w:type="spellStart"/>
      <w:r w:rsidR="00004563">
        <w:t>datbase</w:t>
      </w:r>
      <w:proofErr w:type="spellEnd"/>
      <w:r w:rsidR="00004563">
        <w:t xml:space="preserve">. The web server interacts with a </w:t>
      </w:r>
      <w:proofErr w:type="gramStart"/>
      <w:r w:rsidR="00004563">
        <w:t xml:space="preserve">web </w:t>
      </w:r>
      <w:r>
        <w:t xml:space="preserve"> client</w:t>
      </w:r>
      <w:proofErr w:type="gramEnd"/>
      <w:r>
        <w:t xml:space="preserve"> (</w:t>
      </w:r>
      <w:proofErr w:type="spellStart"/>
      <w:r>
        <w:t>FireFox</w:t>
      </w:r>
      <w:proofErr w:type="spellEnd"/>
      <w:r>
        <w:t xml:space="preserve">, Chrome, Internet Explorer, Safari) to provide </w:t>
      </w:r>
      <w:r w:rsidR="00004563">
        <w:t xml:space="preserve">the application functionality. The web client/server framework provides a great deal of flexibility, but also comes with </w:t>
      </w:r>
      <w:proofErr w:type="spellStart"/>
      <w:proofErr w:type="gramStart"/>
      <w:r w:rsidR="00004563">
        <w:t>it’s</w:t>
      </w:r>
      <w:proofErr w:type="spellEnd"/>
      <w:proofErr w:type="gramEnd"/>
      <w:r w:rsidR="00004563">
        <w:t xml:space="preserve"> own quirks and restraints. </w:t>
      </w:r>
    </w:p>
    <w:p w:rsidR="000642B3" w:rsidRDefault="000642B3" w:rsidP="00004563">
      <w:pPr>
        <w:pStyle w:val="Heading3"/>
      </w:pPr>
      <w:bookmarkStart w:id="407" w:name="_Toc322213590"/>
      <w:bookmarkStart w:id="408" w:name="_Toc303237674"/>
      <w:r>
        <w:t>How do I login to Machete?</w:t>
      </w:r>
      <w:bookmarkEnd w:id="407"/>
    </w:p>
    <w:p w:rsidR="000642B3" w:rsidRDefault="000642B3" w:rsidP="000642B3">
      <w:r>
        <w:t>Because Machete is a web application, it can be setup on any Microsoft Web Server (IIS). To access Machete, use a compliant web browser and use it to go to the Machete web server:</w:t>
      </w:r>
    </w:p>
    <w:p w:rsidR="000642B3" w:rsidRDefault="000642B3" w:rsidP="000642B3">
      <w:r>
        <w:t xml:space="preserve">The default is: </w:t>
      </w:r>
      <w:hyperlink r:id="rId10" w:history="1">
        <w:r w:rsidRPr="002A75F1">
          <w:rPr>
            <w:rStyle w:val="Hyperlink"/>
          </w:rPr>
          <w:t>http://machete/</w:t>
        </w:r>
      </w:hyperlink>
    </w:p>
    <w:p w:rsidR="000642B3" w:rsidRPr="000642B3" w:rsidRDefault="000642B3" w:rsidP="000642B3">
      <w:r>
        <w:t>You will need a login and password to sign in to Machete. You can register for an account by clicking in the Logon link in the upper right hand corner of the Machete page. A manager or dispatcher will need to give your account permission to use Machete.</w:t>
      </w:r>
    </w:p>
    <w:p w:rsidR="00004563" w:rsidRDefault="00004563" w:rsidP="00004563">
      <w:pPr>
        <w:pStyle w:val="Heading3"/>
      </w:pPr>
      <w:bookmarkStart w:id="409" w:name="_Toc322213591"/>
      <w:r>
        <w:t>What does Machete not do?</w:t>
      </w:r>
      <w:bookmarkEnd w:id="408"/>
      <w:bookmarkEnd w:id="409"/>
    </w:p>
    <w:p w:rsidR="00004563" w:rsidRDefault="00004563" w:rsidP="00004563">
      <w:proofErr w:type="gramStart"/>
      <w:r>
        <w:t>Reports.</w:t>
      </w:r>
      <w:proofErr w:type="gramEnd"/>
      <w:r>
        <w:t xml:space="preserve"> Machete captures data, display data, and print</w:t>
      </w:r>
      <w:r w:rsidR="00613B96">
        <w:t>s</w:t>
      </w:r>
      <w:r>
        <w:t xml:space="preserve"> select data through the web client</w:t>
      </w:r>
      <w:r w:rsidR="00613B96">
        <w:t>’s</w:t>
      </w:r>
      <w:r>
        <w:t xml:space="preserve"> pri</w:t>
      </w:r>
      <w:r w:rsidR="00613B96">
        <w:t xml:space="preserve">nt </w:t>
      </w:r>
      <w:r>
        <w:t xml:space="preserve">functionality.  </w:t>
      </w:r>
    </w:p>
    <w:p w:rsidR="00004563" w:rsidRDefault="00004563" w:rsidP="00004563">
      <w:r>
        <w:t>Reports on the data that Machete collects are available through any SQL-compliant tool.</w:t>
      </w:r>
    </w:p>
    <w:p w:rsidR="00F74363" w:rsidRDefault="00F74363" w:rsidP="00004563">
      <w:r>
        <w:t xml:space="preserve">A set of SQL Server Reporting Services (SSRS) reports are provided, but SSRS is a separate component, not available with the free </w:t>
      </w:r>
      <w:proofErr w:type="spellStart"/>
      <w:r>
        <w:t>verson</w:t>
      </w:r>
      <w:proofErr w:type="spellEnd"/>
      <w:r>
        <w:t xml:space="preserve"> of SQL Server.</w:t>
      </w:r>
    </w:p>
    <w:p w:rsidR="00613B96" w:rsidRDefault="008B37FF" w:rsidP="00577F3E">
      <w:r>
        <w:rPr>
          <w:b/>
        </w:rPr>
        <w:t xml:space="preserve">Casa </w:t>
      </w:r>
      <w:r w:rsidR="00577F3E">
        <w:rPr>
          <w:b/>
        </w:rPr>
        <w:t xml:space="preserve">Latina </w:t>
      </w:r>
      <w:r>
        <w:rPr>
          <w:b/>
        </w:rPr>
        <w:t xml:space="preserve">Note: </w:t>
      </w:r>
      <w:r>
        <w:t xml:space="preserve">Microsoft Reporting &amp; Analysis Service will be used to provide </w:t>
      </w:r>
      <w:r w:rsidR="00613B96">
        <w:t xml:space="preserve">report access. Reports can be found at </w:t>
      </w:r>
      <w:hyperlink r:id="rId11" w:history="1">
        <w:r w:rsidR="00613B96" w:rsidRPr="009F0CED">
          <w:rPr>
            <w:rStyle w:val="Hyperlink"/>
          </w:rPr>
          <w:t>http://machete/reports/</w:t>
        </w:r>
      </w:hyperlink>
    </w:p>
    <w:p w:rsidR="00A8356E" w:rsidRDefault="00D40C78" w:rsidP="00D40C78">
      <w:pPr>
        <w:pStyle w:val="Heading3"/>
      </w:pPr>
      <w:bookmarkStart w:id="410" w:name="_Toc322213592"/>
      <w:bookmarkStart w:id="411" w:name="_Toc303237675"/>
      <w:r>
        <w:lastRenderedPageBreak/>
        <w:t>terminology</w:t>
      </w:r>
      <w:bookmarkEnd w:id="410"/>
    </w:p>
    <w:p w:rsidR="008F5889" w:rsidRPr="008F5889" w:rsidRDefault="008F5889" w:rsidP="008F5889">
      <w:r>
        <w:t>Within Machete there are some terms that have a specific meaning.</w:t>
      </w:r>
    </w:p>
    <w:p w:rsidR="005B7E9B" w:rsidRDefault="005B7E9B" w:rsidP="00D40C78">
      <w:pPr>
        <w:pStyle w:val="ListParagraph"/>
        <w:numPr>
          <w:ilvl w:val="0"/>
          <w:numId w:val="12"/>
        </w:numPr>
      </w:pPr>
      <w:r w:rsidRPr="005B7E9B">
        <w:rPr>
          <w:u w:val="single"/>
        </w:rPr>
        <w:t>Persons</w:t>
      </w:r>
      <w:r>
        <w:t>: A person record contains basic information on persons in Machete.</w:t>
      </w:r>
    </w:p>
    <w:p w:rsidR="005B7E9B" w:rsidRPr="005B7E9B" w:rsidRDefault="005B7E9B" w:rsidP="00D40C78">
      <w:pPr>
        <w:pStyle w:val="ListParagraph"/>
        <w:numPr>
          <w:ilvl w:val="0"/>
          <w:numId w:val="12"/>
        </w:numPr>
      </w:pPr>
      <w:r>
        <w:rPr>
          <w:u w:val="single"/>
        </w:rPr>
        <w:t>Workers</w:t>
      </w:r>
      <w:r w:rsidRPr="005B7E9B">
        <w:t>:</w:t>
      </w:r>
      <w:r>
        <w:t xml:space="preserve"> A worker record is a companion to the person record and is linked to the person record. </w:t>
      </w:r>
    </w:p>
    <w:p w:rsidR="00D40C78" w:rsidRDefault="00D40C78" w:rsidP="00D40C78">
      <w:pPr>
        <w:pStyle w:val="ListParagraph"/>
        <w:numPr>
          <w:ilvl w:val="0"/>
          <w:numId w:val="12"/>
        </w:numPr>
      </w:pPr>
      <w:r w:rsidRPr="00D40C78">
        <w:rPr>
          <w:u w:val="single"/>
        </w:rPr>
        <w:t>Employers</w:t>
      </w:r>
      <w:r>
        <w:t>: An employer</w:t>
      </w:r>
      <w:r w:rsidR="005B7E9B">
        <w:t xml:space="preserve"> </w:t>
      </w:r>
      <w:proofErr w:type="gramStart"/>
      <w:r w:rsidR="005B7E9B">
        <w:t xml:space="preserve">record </w:t>
      </w:r>
      <w:r>
        <w:t xml:space="preserve"> is</w:t>
      </w:r>
      <w:proofErr w:type="gramEnd"/>
      <w:r>
        <w:t xml:space="preserve"> a person or business that calls to hire a worker. </w:t>
      </w:r>
    </w:p>
    <w:p w:rsidR="00D40C78" w:rsidRDefault="00D40C78" w:rsidP="00D40C78">
      <w:pPr>
        <w:pStyle w:val="ListParagraph"/>
        <w:numPr>
          <w:ilvl w:val="0"/>
          <w:numId w:val="12"/>
        </w:numPr>
      </w:pPr>
      <w:r w:rsidRPr="00D40C78">
        <w:rPr>
          <w:u w:val="single"/>
        </w:rPr>
        <w:t>Work Orders</w:t>
      </w:r>
      <w:r>
        <w:t xml:space="preserve">: A work order </w:t>
      </w:r>
      <w:r w:rsidR="005B7E9B">
        <w:t xml:space="preserve">record </w:t>
      </w:r>
      <w:r>
        <w:t>is a request by an employer for one or more workers.</w:t>
      </w:r>
    </w:p>
    <w:p w:rsidR="008F5889" w:rsidRDefault="008F5889" w:rsidP="008F5889">
      <w:pPr>
        <w:pStyle w:val="ListParagraph"/>
        <w:numPr>
          <w:ilvl w:val="1"/>
          <w:numId w:val="12"/>
        </w:numPr>
      </w:pPr>
      <w:r>
        <w:rPr>
          <w:u w:val="single"/>
        </w:rPr>
        <w:t>Pending Orders</w:t>
      </w:r>
      <w:r w:rsidRPr="008F5889">
        <w:t>:</w:t>
      </w:r>
      <w:r>
        <w:t xml:space="preserve"> A pending order is a new order, or an incomplete order, or an order not yet marked active. </w:t>
      </w:r>
    </w:p>
    <w:p w:rsidR="008F5889" w:rsidRDefault="008F5889" w:rsidP="008F5889">
      <w:pPr>
        <w:pStyle w:val="ListParagraph"/>
        <w:numPr>
          <w:ilvl w:val="1"/>
          <w:numId w:val="12"/>
        </w:numPr>
      </w:pPr>
      <w:r>
        <w:rPr>
          <w:u w:val="single"/>
        </w:rPr>
        <w:t>Active Orders</w:t>
      </w:r>
      <w:r w:rsidRPr="008F5889">
        <w:t>:</w:t>
      </w:r>
      <w:r>
        <w:t xml:space="preserve"> An active order is an order that has at least one work assignment and has been marked </w:t>
      </w:r>
      <w:r>
        <w:rPr>
          <w:i/>
        </w:rPr>
        <w:t>active</w:t>
      </w:r>
      <w:r>
        <w:t>.</w:t>
      </w:r>
    </w:p>
    <w:p w:rsidR="008F5889" w:rsidRDefault="008F5889" w:rsidP="008F5889">
      <w:pPr>
        <w:pStyle w:val="ListParagraph"/>
        <w:numPr>
          <w:ilvl w:val="1"/>
          <w:numId w:val="12"/>
        </w:numPr>
      </w:pPr>
      <w:r>
        <w:rPr>
          <w:u w:val="single"/>
        </w:rPr>
        <w:t>Complete Orders</w:t>
      </w:r>
      <w:r w:rsidRPr="008F5889">
        <w:t>:</w:t>
      </w:r>
      <w:r>
        <w:t xml:space="preserve"> A complete order has had all of </w:t>
      </w:r>
      <w:proofErr w:type="spellStart"/>
      <w:proofErr w:type="gramStart"/>
      <w:r>
        <w:t>it’s</w:t>
      </w:r>
      <w:proofErr w:type="spellEnd"/>
      <w:proofErr w:type="gramEnd"/>
      <w:r>
        <w:t xml:space="preserve"> assignments filled with workers and marked as complete. </w:t>
      </w:r>
    </w:p>
    <w:p w:rsidR="008F5889" w:rsidRDefault="008F5889" w:rsidP="008F5889">
      <w:pPr>
        <w:pStyle w:val="ListParagraph"/>
        <w:numPr>
          <w:ilvl w:val="1"/>
          <w:numId w:val="12"/>
        </w:numPr>
      </w:pPr>
      <w:r>
        <w:rPr>
          <w:u w:val="single"/>
        </w:rPr>
        <w:t>Cancelled Orders</w:t>
      </w:r>
      <w:r w:rsidRPr="008F5889">
        <w:t>:</w:t>
      </w:r>
      <w:r>
        <w:t xml:space="preserve"> Orders cancelled by the employer</w:t>
      </w:r>
    </w:p>
    <w:p w:rsidR="008F5889" w:rsidRDefault="008F5889" w:rsidP="008F5889">
      <w:pPr>
        <w:pStyle w:val="ListParagraph"/>
        <w:numPr>
          <w:ilvl w:val="1"/>
          <w:numId w:val="12"/>
        </w:numPr>
      </w:pPr>
      <w:r>
        <w:rPr>
          <w:u w:val="single"/>
        </w:rPr>
        <w:t>Expired Orders</w:t>
      </w:r>
      <w:r w:rsidRPr="008F5889">
        <w:t>:</w:t>
      </w:r>
      <w:r>
        <w:t xml:space="preserve"> Orders that could not be fulfilled (either because no worker was available, or no worker with the specific skill required could be found in time for the job).</w:t>
      </w:r>
    </w:p>
    <w:p w:rsidR="00D40C78" w:rsidRDefault="00D40C78" w:rsidP="00D40C78">
      <w:pPr>
        <w:pStyle w:val="ListParagraph"/>
        <w:numPr>
          <w:ilvl w:val="0"/>
          <w:numId w:val="12"/>
        </w:numPr>
      </w:pPr>
      <w:r w:rsidRPr="00D40C78">
        <w:rPr>
          <w:u w:val="single"/>
        </w:rPr>
        <w:t>Work Assignment</w:t>
      </w:r>
      <w:r>
        <w:t>: A work assignment is part of a work order. One assignment is created for each worker needed.</w:t>
      </w:r>
      <w:r w:rsidR="008F5889">
        <w:t xml:space="preserve"> </w:t>
      </w:r>
    </w:p>
    <w:p w:rsidR="0050120A" w:rsidRPr="0050120A" w:rsidRDefault="0050120A" w:rsidP="00D40C78">
      <w:pPr>
        <w:pStyle w:val="ListParagraph"/>
        <w:numPr>
          <w:ilvl w:val="0"/>
          <w:numId w:val="12"/>
        </w:numPr>
      </w:pPr>
      <w:r w:rsidRPr="0050120A">
        <w:rPr>
          <w:u w:val="single"/>
        </w:rPr>
        <w:t>Dispatch</w:t>
      </w:r>
      <w:r>
        <w:t>: Dispatch is the process of assigning a worker who has signed-in for the day to an active work assignment.</w:t>
      </w:r>
    </w:p>
    <w:p w:rsidR="008F5889" w:rsidRDefault="008F5889" w:rsidP="00D40C78">
      <w:pPr>
        <w:pStyle w:val="ListParagraph"/>
        <w:numPr>
          <w:ilvl w:val="0"/>
          <w:numId w:val="12"/>
        </w:numPr>
      </w:pPr>
      <w:r w:rsidRPr="008F5889">
        <w:rPr>
          <w:u w:val="single"/>
        </w:rPr>
        <w:t>Worker Sign-in</w:t>
      </w:r>
      <w:r>
        <w:t>: A sign-in occurs when a worker signs in</w:t>
      </w:r>
      <w:r w:rsidR="009E2E40">
        <w:t xml:space="preserve"> </w:t>
      </w:r>
      <w:r>
        <w:t>to Machete. A sign-in is required for the worker to appear in the Machete Dispatch page.</w:t>
      </w:r>
    </w:p>
    <w:p w:rsidR="005B7E9B" w:rsidRDefault="005B7E9B" w:rsidP="00D40C78">
      <w:pPr>
        <w:pStyle w:val="ListParagraph"/>
        <w:numPr>
          <w:ilvl w:val="0"/>
          <w:numId w:val="12"/>
        </w:numPr>
      </w:pPr>
      <w:r>
        <w:rPr>
          <w:u w:val="single"/>
        </w:rPr>
        <w:t>Skills</w:t>
      </w:r>
      <w:r w:rsidRPr="005B7E9B">
        <w:t>:</w:t>
      </w:r>
      <w:r>
        <w:t xml:space="preserve"> Every work assignment requires the selection of the skills necessary to complete the work. Some skills are general skills, such as digging, that any worker can fulfill. Other skills are specialty skills, which limit which workers are eligible to be assigned to the work assignment.</w:t>
      </w:r>
    </w:p>
    <w:p w:rsidR="00313CE0" w:rsidRDefault="00004563" w:rsidP="00A8356E">
      <w:pPr>
        <w:pStyle w:val="Heading2"/>
      </w:pPr>
      <w:bookmarkStart w:id="412" w:name="_Toc322213593"/>
      <w:r>
        <w:t>The</w:t>
      </w:r>
      <w:r w:rsidR="004A6BD6">
        <w:t xml:space="preserve"> Machete Interface</w:t>
      </w:r>
      <w:bookmarkEnd w:id="411"/>
      <w:bookmarkEnd w:id="412"/>
    </w:p>
    <w:p w:rsidR="00A8356E" w:rsidRDefault="00A8356E" w:rsidP="00F74363">
      <w:pPr>
        <w:pStyle w:val="Heading3"/>
      </w:pPr>
      <w:bookmarkStart w:id="413" w:name="_Toc322213594"/>
      <w:r>
        <w:t>navigation</w:t>
      </w:r>
      <w:bookmarkEnd w:id="413"/>
    </w:p>
    <w:p w:rsidR="00995C0F" w:rsidRPr="00995C0F" w:rsidRDefault="00995C0F" w:rsidP="00995C0F">
      <w:r>
        <w:t xml:space="preserve">The diagram below identifies common components of the machete interface. </w:t>
      </w:r>
    </w:p>
    <w:p w:rsidR="00A8356E" w:rsidRDefault="00E50BB0" w:rsidP="00A8356E">
      <w:r>
        <w:object w:dxaOrig="10427" w:dyaOrig="3597">
          <v:shape id="_x0000_i1033" type="#_x0000_t75" style="width:468pt;height:160.75pt" o:ole="">
            <v:imagedata r:id="rId12" o:title=""/>
          </v:shape>
          <o:OLEObject Type="Embed" ProgID="Visio.Drawing.11" ShapeID="_x0000_i1033" DrawAspect="Content" ObjectID="_1396012200" r:id="rId13"/>
        </w:object>
      </w:r>
    </w:p>
    <w:p w:rsidR="00004563" w:rsidRPr="00004563" w:rsidRDefault="00004563" w:rsidP="00577F3E">
      <w:pPr>
        <w:pStyle w:val="Heading7"/>
      </w:pPr>
      <w:r>
        <w:lastRenderedPageBreak/>
        <w:t>Menu Links</w:t>
      </w:r>
    </w:p>
    <w:p w:rsidR="004A6BD6" w:rsidRDefault="00004563" w:rsidP="004A6BD6">
      <w:r>
        <w:t>Every Machete page has a row</w:t>
      </w:r>
      <w:r w:rsidR="003447D5">
        <w:t xml:space="preserve"> of</w:t>
      </w:r>
      <w:r>
        <w:t xml:space="preserve"> gray boxes,</w:t>
      </w:r>
      <w:r w:rsidR="00F47F93">
        <w:t xml:space="preserve"> the Menu </w:t>
      </w:r>
      <w:proofErr w:type="gramStart"/>
      <w:r w:rsidR="00F47F93">
        <w:t>Links, that</w:t>
      </w:r>
      <w:proofErr w:type="gramEnd"/>
      <w:r w:rsidR="00F47F93">
        <w:t xml:space="preserve"> contain</w:t>
      </w:r>
      <w:r>
        <w:t xml:space="preserve"> HTML links. These links go to different Machete pages, providing access to various areas of the application.</w:t>
      </w:r>
    </w:p>
    <w:p w:rsidR="00995C0F" w:rsidRPr="004A6BD6" w:rsidRDefault="00995C0F" w:rsidP="004A6BD6">
      <w:r>
        <w:t>The links cause the browser to load a new HTML page. The links divide the major areas of Machete functionality. Clicking on the link for the page you are already viewing will cause the page to be re-loaded.</w:t>
      </w:r>
    </w:p>
    <w:p w:rsidR="00995C0F" w:rsidRDefault="00995C0F" w:rsidP="00995C0F">
      <w:pPr>
        <w:pStyle w:val="Heading7"/>
        <w:rPr>
          <w:noProof/>
        </w:rPr>
      </w:pPr>
      <w:r>
        <w:rPr>
          <w:noProof/>
        </w:rPr>
        <w:t>Tabs</w:t>
      </w:r>
    </w:p>
    <w:p w:rsidR="00995C0F" w:rsidRPr="00995C0F" w:rsidRDefault="00995C0F" w:rsidP="00995C0F">
      <w:r>
        <w:t xml:space="preserve">Machete uses tabs to divide different areas of </w:t>
      </w:r>
      <w:proofErr w:type="spellStart"/>
      <w:r>
        <w:t>functinality</w:t>
      </w:r>
      <w:proofErr w:type="spellEnd"/>
      <w:r>
        <w:t xml:space="preserve">. When records are opened, a new tab is opened to display the information. Moving away from a tab will cause a new tab to be re-loaded. If you return to the previous tab, it will </w:t>
      </w:r>
      <w:r w:rsidR="00E50BB0">
        <w:t>also be re-loaded</w:t>
      </w:r>
      <w:r>
        <w:t>.</w:t>
      </w:r>
      <w:r w:rsidR="00E50BB0">
        <w:t xml:space="preserve"> The tabs are re-loaded intentionally to make sure information is current.</w:t>
      </w:r>
    </w:p>
    <w:p w:rsidR="00A8356E" w:rsidRDefault="00A8356E" w:rsidP="00995C0F">
      <w:pPr>
        <w:pStyle w:val="Heading7"/>
        <w:rPr>
          <w:noProof/>
        </w:rPr>
      </w:pPr>
      <w:r>
        <w:rPr>
          <w:noProof/>
        </w:rPr>
        <w:t>List tab</w:t>
      </w:r>
    </w:p>
    <w:p w:rsidR="00D60309" w:rsidRDefault="00995C0F" w:rsidP="00995C0F">
      <w:r>
        <w:t>The List Tab is the default tab for most Machete pages. The list tab shows a list of a given page’</w:t>
      </w:r>
      <w:r w:rsidR="00D01E0E">
        <w:t>s records</w:t>
      </w:r>
      <w:r w:rsidR="00F74363">
        <w:t xml:space="preserve"> and</w:t>
      </w:r>
      <w:r w:rsidR="00D01E0E">
        <w:t xml:space="preserve"> provides</w:t>
      </w:r>
      <w:r w:rsidR="00F74363">
        <w:t xml:space="preserve"> search and sorting features against </w:t>
      </w:r>
      <w:r w:rsidR="00E50BB0">
        <w:t>the</w:t>
      </w:r>
      <w:r w:rsidR="00F74363">
        <w:t xml:space="preserve"> records. </w:t>
      </w:r>
    </w:p>
    <w:p w:rsidR="00D60309" w:rsidRDefault="00D60309" w:rsidP="00995C0F">
      <w:r>
        <w:t>Once a record is found that needs to be edited or printed, double-click on the record row in the list tab. A record tab will open to the right, with identifying information in the tab’s text box.</w:t>
      </w:r>
    </w:p>
    <w:p w:rsidR="00995C0F" w:rsidRPr="00995C0F" w:rsidRDefault="00F74363" w:rsidP="00995C0F">
      <w:r>
        <w:t xml:space="preserve">The lists are implemented with an open source add-on called </w:t>
      </w:r>
      <w:proofErr w:type="spellStart"/>
      <w:r>
        <w:t>datatables</w:t>
      </w:r>
      <w:proofErr w:type="spellEnd"/>
      <w:r>
        <w:t xml:space="preserve"> and can be found at www.datatables.net.</w:t>
      </w:r>
    </w:p>
    <w:p w:rsidR="00995C0F" w:rsidRDefault="00995C0F" w:rsidP="00995C0F">
      <w:pPr>
        <w:pStyle w:val="Heading7"/>
        <w:rPr>
          <w:noProof/>
        </w:rPr>
      </w:pPr>
      <w:r>
        <w:rPr>
          <w:noProof/>
        </w:rPr>
        <w:t>Search box</w:t>
      </w:r>
    </w:p>
    <w:p w:rsidR="00995C0F" w:rsidRPr="00995C0F" w:rsidRDefault="00F74363" w:rsidP="00995C0F">
      <w:r>
        <w:t xml:space="preserve">The search box automatically searches the list of records for text as </w:t>
      </w:r>
      <w:proofErr w:type="gramStart"/>
      <w:r>
        <w:t>it’s</w:t>
      </w:r>
      <w:proofErr w:type="gramEnd"/>
      <w:r>
        <w:t xml:space="preserve"> being entered. There is a 400 </w:t>
      </w:r>
      <w:proofErr w:type="spellStart"/>
      <w:r>
        <w:t>ms</w:t>
      </w:r>
      <w:proofErr w:type="spellEnd"/>
      <w:r>
        <w:t xml:space="preserve"> second delay on searching, to reduce load on the Machete database. Most fields displayed in a list will be searched, with the exception of ‘Updated by’ fields. These fields are seldom searched and increase search load for all searches, so they are excluded.</w:t>
      </w:r>
    </w:p>
    <w:p w:rsidR="00A8356E" w:rsidRDefault="00A8356E" w:rsidP="00995C0F">
      <w:pPr>
        <w:pStyle w:val="Heading7"/>
        <w:rPr>
          <w:noProof/>
        </w:rPr>
      </w:pPr>
      <w:r>
        <w:rPr>
          <w:noProof/>
        </w:rPr>
        <w:t>Create tab</w:t>
      </w:r>
    </w:p>
    <w:p w:rsidR="006354B5" w:rsidRPr="006354B5" w:rsidRDefault="006354B5" w:rsidP="006354B5">
      <w:r>
        <w:t xml:space="preserve">The Create Tab is available for almost all pages. The create tab provides a blank record for entering </w:t>
      </w:r>
      <w:r w:rsidR="00E50BB0">
        <w:t>new</w:t>
      </w:r>
      <w:r>
        <w:t xml:space="preserve"> information. The </w:t>
      </w:r>
      <w:r>
        <w:rPr>
          <w:u w:val="single"/>
        </w:rPr>
        <w:t>save</w:t>
      </w:r>
      <w:r>
        <w:t xml:space="preserve"> button must be used to save </w:t>
      </w:r>
      <w:r w:rsidR="00E50BB0">
        <w:t>the new</w:t>
      </w:r>
      <w:r>
        <w:t xml:space="preserve"> record to the database. </w:t>
      </w:r>
    </w:p>
    <w:p w:rsidR="006354B5" w:rsidRPr="006354B5" w:rsidRDefault="006354B5" w:rsidP="006354B5">
      <w:r>
        <w:t>It is important to note</w:t>
      </w:r>
      <w:r w:rsidR="00D60309">
        <w:t xml:space="preserve"> that</w:t>
      </w:r>
      <w:r>
        <w:t xml:space="preserve"> for most Machete operations, there are a series of records that must be created, in succession, in order to complete a task. In such situations, creating a record will open up a new set of tabs. This new set of tabs will have a List tab and a Create Tab that function in the same manner as their parent.</w:t>
      </w:r>
    </w:p>
    <w:p w:rsidR="00F74363" w:rsidRDefault="009E2E40" w:rsidP="006354B5">
      <w:pPr>
        <w:pStyle w:val="Heading7"/>
      </w:pPr>
      <w:r>
        <w:t>RECORD TAB</w:t>
      </w:r>
    </w:p>
    <w:p w:rsidR="006354B5" w:rsidRDefault="006354B5" w:rsidP="006354B5">
      <w:r>
        <w:t>When a record is created using</w:t>
      </w:r>
      <w:r w:rsidR="00D60309">
        <w:t xml:space="preserve"> the Create tab and saved, a new tab will be opened. Record tabs can also be opened by double clicking on a record row in a List tab.</w:t>
      </w:r>
    </w:p>
    <w:p w:rsidR="00D60309" w:rsidRDefault="00D60309" w:rsidP="006354B5">
      <w:r>
        <w:t>Record tabs allow a user to edit or delete a record. The delete functionality should be used carefully, because it may also delete related records</w:t>
      </w:r>
      <w:r w:rsidR="00E50BB0">
        <w:t>. There is no undelete functionality; deletions are permanent.</w:t>
      </w:r>
    </w:p>
    <w:p w:rsidR="00E50BB0" w:rsidRDefault="00E50BB0" w:rsidP="00E50BB0">
      <w:pPr>
        <w:pStyle w:val="Heading7"/>
      </w:pPr>
      <w:r>
        <w:lastRenderedPageBreak/>
        <w:t>Table entries per page</w:t>
      </w:r>
    </w:p>
    <w:p w:rsidR="00E50BB0" w:rsidRPr="00E50BB0" w:rsidRDefault="005C6044" w:rsidP="00E50BB0">
      <w:r>
        <w:t>This option controls how many rows are displayed in a table at a given time. The default number is set relatively low because it reduces processing load and time on the server.</w:t>
      </w:r>
    </w:p>
    <w:p w:rsidR="00E50BB0" w:rsidRDefault="00E50BB0" w:rsidP="00E50BB0">
      <w:pPr>
        <w:pStyle w:val="Heading7"/>
      </w:pPr>
      <w:r>
        <w:t>Pagination</w:t>
      </w:r>
    </w:p>
    <w:p w:rsidR="005C6044" w:rsidRPr="005C6044" w:rsidRDefault="005C6044" w:rsidP="005C6044">
      <w:r>
        <w:t>The pagination arrows move through pages of table data. Each click will make a call to the database to fetch a new set of records to display in the table.</w:t>
      </w:r>
    </w:p>
    <w:p w:rsidR="00E50BB0" w:rsidRDefault="00E50BB0" w:rsidP="00E50BB0">
      <w:pPr>
        <w:pStyle w:val="Heading7"/>
      </w:pPr>
      <w:r>
        <w:t>Language</w:t>
      </w:r>
    </w:p>
    <w:p w:rsidR="005C6044" w:rsidRPr="005C6044" w:rsidRDefault="005C6044" w:rsidP="005C6044">
      <w:r>
        <w:t xml:space="preserve">The language links tell Machete which language to display for the pages. Currently Spanish and English are the languages available for Machete. </w:t>
      </w:r>
    </w:p>
    <w:p w:rsidR="00F74363" w:rsidRDefault="00F74363" w:rsidP="00F74363">
      <w:pPr>
        <w:pStyle w:val="Heading3"/>
      </w:pPr>
      <w:bookmarkStart w:id="414" w:name="_Toc303237676"/>
      <w:bookmarkStart w:id="415" w:name="_Toc322213595"/>
      <w:r>
        <w:t>Required fields</w:t>
      </w:r>
      <w:bookmarkEnd w:id="414"/>
      <w:bookmarkEnd w:id="415"/>
    </w:p>
    <w:p w:rsidR="009C355E" w:rsidRPr="009C355E" w:rsidRDefault="009C355E" w:rsidP="009C355E">
      <w:r>
        <w:t xml:space="preserve">Some fields are required in order to save a record. If a user attempts to save the record without filling out a required field, the field is highlighted in red and an error message is displayed. </w:t>
      </w:r>
    </w:p>
    <w:p w:rsidR="00995C0F" w:rsidRDefault="009C355E" w:rsidP="00995C0F">
      <w:r>
        <w:rPr>
          <w:noProof/>
        </w:rPr>
        <w:drawing>
          <wp:inline distT="0" distB="0" distL="0" distR="0" wp14:anchorId="30F72E83" wp14:editId="15C019C1">
            <wp:extent cx="5938520" cy="162941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1629410"/>
                    </a:xfrm>
                    <a:prstGeom prst="rect">
                      <a:avLst/>
                    </a:prstGeom>
                    <a:noFill/>
                    <a:ln>
                      <a:noFill/>
                    </a:ln>
                  </pic:spPr>
                </pic:pic>
              </a:graphicData>
            </a:graphic>
          </wp:inline>
        </w:drawing>
      </w:r>
    </w:p>
    <w:p w:rsidR="009C355E" w:rsidRDefault="009C355E" w:rsidP="00995C0F">
      <w:pPr>
        <w:rPr>
          <w:ins w:id="416" w:author="jimm" w:date="2012-04-14T21:23:00Z"/>
        </w:rPr>
      </w:pPr>
      <w:r>
        <w:t xml:space="preserve">Required fields exist to ensure that all necessary information for processing an order or managing a worker is collected. </w:t>
      </w:r>
    </w:p>
    <w:p w:rsidR="0050649A" w:rsidRDefault="0050649A">
      <w:pPr>
        <w:pStyle w:val="Heading3"/>
        <w:rPr>
          <w:ins w:id="417" w:author="jimm" w:date="2012-04-14T21:23:00Z"/>
        </w:rPr>
        <w:pPrChange w:id="418" w:author="jimm" w:date="2012-04-14T21:23:00Z">
          <w:pPr/>
        </w:pPrChange>
      </w:pPr>
      <w:bookmarkStart w:id="419" w:name="_Toc322213596"/>
      <w:ins w:id="420" w:author="jimm" w:date="2012-04-14T21:23:00Z">
        <w:r>
          <w:t>Discard Changes warning</w:t>
        </w:r>
        <w:bookmarkEnd w:id="419"/>
      </w:ins>
    </w:p>
    <w:p w:rsidR="0050649A" w:rsidRDefault="0050649A">
      <w:pPr>
        <w:rPr>
          <w:ins w:id="421" w:author="jimm" w:date="2012-04-14T21:25:00Z"/>
        </w:rPr>
      </w:pPr>
      <w:ins w:id="422" w:author="jimm" w:date="2012-04-14T21:23:00Z">
        <w:r>
          <w:t>All pages in Machete detect when changes are made to a record and warn you if you attempt to leave a page without saving the record.</w:t>
        </w:r>
      </w:ins>
    </w:p>
    <w:p w:rsidR="0050649A" w:rsidRDefault="0050649A">
      <w:pPr>
        <w:rPr>
          <w:ins w:id="423" w:author="jimm" w:date="2012-04-14T21:26:00Z"/>
        </w:rPr>
      </w:pPr>
      <w:ins w:id="424" w:author="jimm" w:date="2012-04-14T21:26:00Z">
        <w:r>
          <w:rPr>
            <w:noProof/>
          </w:rPr>
          <w:drawing>
            <wp:inline distT="0" distB="0" distL="0" distR="0">
              <wp:extent cx="5938520" cy="699135"/>
              <wp:effectExtent l="0" t="0" r="508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699135"/>
                      </a:xfrm>
                      <a:prstGeom prst="rect">
                        <a:avLst/>
                      </a:prstGeom>
                      <a:noFill/>
                      <a:ln>
                        <a:noFill/>
                      </a:ln>
                    </pic:spPr>
                  </pic:pic>
                </a:graphicData>
              </a:graphic>
            </wp:inline>
          </w:drawing>
        </w:r>
      </w:ins>
    </w:p>
    <w:p w:rsidR="0050649A" w:rsidRDefault="0050649A">
      <w:pPr>
        <w:rPr>
          <w:ins w:id="425" w:author="jimm" w:date="2012-04-14T21:26:00Z"/>
        </w:rPr>
      </w:pPr>
      <w:ins w:id="426" w:author="jimm" w:date="2012-04-14T21:26:00Z">
        <w:r>
          <w:t>When a change is detected, the Save button changes color from blue to green, indicating a Save is necessary. If the user attempts to leave the page, a dialog box asks the user to verify if the really intended to leave without saving the changes.</w:t>
        </w:r>
      </w:ins>
    </w:p>
    <w:p w:rsidR="0050649A" w:rsidRPr="0050649A" w:rsidDel="0060773A" w:rsidRDefault="0050649A">
      <w:pPr>
        <w:rPr>
          <w:del w:id="427" w:author="jimm" w:date="2012-04-14T21:51:00Z"/>
        </w:rPr>
      </w:pPr>
    </w:p>
    <w:p w:rsidR="00D40C78" w:rsidRDefault="00672175" w:rsidP="00A8356E">
      <w:pPr>
        <w:pStyle w:val="Heading2"/>
      </w:pPr>
      <w:bookmarkStart w:id="428" w:name="_Toc322213597"/>
      <w:r>
        <w:t>Pages</w:t>
      </w:r>
      <w:r w:rsidR="00D40C78">
        <w:t xml:space="preserve"> of machete</w:t>
      </w:r>
      <w:bookmarkEnd w:id="428"/>
    </w:p>
    <w:p w:rsidR="00D40C78" w:rsidRDefault="00D40C78" w:rsidP="00D40C78">
      <w:r>
        <w:t>Th</w:t>
      </w:r>
      <w:r w:rsidR="00672175">
        <w:t>e pages of Machete correspond to the major functions that it performs. However, the organization may not be intuitive based on the names alone.</w:t>
      </w:r>
    </w:p>
    <w:p w:rsidR="00672175" w:rsidRDefault="00672175" w:rsidP="00672175">
      <w:pPr>
        <w:pStyle w:val="Heading7"/>
      </w:pPr>
      <w:r>
        <w:t>Employers</w:t>
      </w:r>
    </w:p>
    <w:p w:rsidR="00672175" w:rsidRDefault="00672175" w:rsidP="00672175">
      <w:r>
        <w:t xml:space="preserve">The </w:t>
      </w:r>
      <w:proofErr w:type="gramStart"/>
      <w:r>
        <w:t>employers</w:t>
      </w:r>
      <w:proofErr w:type="gramEnd"/>
      <w:r>
        <w:t xml:space="preserve"> page provides access for </w:t>
      </w:r>
      <w:r w:rsidR="00BE4742">
        <w:t xml:space="preserve">searching, </w:t>
      </w:r>
      <w:r>
        <w:t xml:space="preserve">creating, editing, and deleting employer records. It is also the page that provides access for creating work orders and work assignments. The work order and work assignment creation is embedded in the employer page because such actions are always employer-specific. </w:t>
      </w:r>
    </w:p>
    <w:p w:rsidR="00672175" w:rsidRDefault="00672175" w:rsidP="00672175">
      <w:pPr>
        <w:pStyle w:val="Heading7"/>
      </w:pPr>
      <w:r>
        <w:t>Work Orders</w:t>
      </w:r>
    </w:p>
    <w:p w:rsidR="00767797" w:rsidRDefault="00672175" w:rsidP="009E2E40">
      <w:r>
        <w:t xml:space="preserve">The work order page provides summary and management functionality for work orders. </w:t>
      </w:r>
      <w:r w:rsidR="00767797">
        <w:t xml:space="preserve">It does not provide creation functionality—see employers. </w:t>
      </w:r>
    </w:p>
    <w:p w:rsidR="009E2E40" w:rsidRDefault="009E2E40" w:rsidP="009E2E40">
      <w:pPr>
        <w:pStyle w:val="Heading7"/>
      </w:pPr>
      <w:r>
        <w:t>DiSPATCH</w:t>
      </w:r>
    </w:p>
    <w:p w:rsidR="009E2E40" w:rsidRDefault="009E2E40" w:rsidP="009E2E40">
      <w:r>
        <w:t>The dispatch page brings together the list of workers signed in to Machete for the day and the list of work assignments that need to be filled. The page provides several methods of filtering the lists to find workers with skills necessary for an assignment. It also provides an interface for recording lottery selections using a bar code scanner.</w:t>
      </w:r>
    </w:p>
    <w:p w:rsidR="009E2E40" w:rsidRDefault="009E2E40" w:rsidP="009E2E40">
      <w:pPr>
        <w:pStyle w:val="Heading7"/>
      </w:pPr>
      <w:r>
        <w:t>PERSONS</w:t>
      </w:r>
    </w:p>
    <w:p w:rsidR="009E2E40" w:rsidRPr="009E2E40" w:rsidRDefault="009E2E40" w:rsidP="009E2E40">
      <w:r>
        <w:t xml:space="preserve">The </w:t>
      </w:r>
      <w:proofErr w:type="gramStart"/>
      <w:r>
        <w:t>persons</w:t>
      </w:r>
      <w:proofErr w:type="gramEnd"/>
      <w:r>
        <w:t xml:space="preserve"> page provides access for </w:t>
      </w:r>
      <w:r w:rsidR="00BE4742">
        <w:t xml:space="preserve">searching, </w:t>
      </w:r>
      <w:r>
        <w:t>creating, editing, and deleting person records. It also provides access for creating worker records. This functionality is located in the person page (and not the workers page) because a person record must be created first. A worker record is created afterward.</w:t>
      </w:r>
    </w:p>
    <w:p w:rsidR="009E2E40" w:rsidRDefault="009E2E40" w:rsidP="009E2E40">
      <w:pPr>
        <w:pStyle w:val="Heading7"/>
      </w:pPr>
      <w:r>
        <w:t>WORKERS</w:t>
      </w:r>
    </w:p>
    <w:p w:rsidR="009E2E40" w:rsidRPr="009E2E40" w:rsidRDefault="00BE4742" w:rsidP="009E2E40">
      <w:r>
        <w:t xml:space="preserve">The workers page provides access for searching, editing, and deleting worker records. The worker page allows users to search by worker membership number. </w:t>
      </w:r>
    </w:p>
    <w:p w:rsidR="009E2E40" w:rsidRDefault="009E2E40" w:rsidP="009E2E40">
      <w:pPr>
        <w:pStyle w:val="Heading7"/>
      </w:pPr>
      <w:r>
        <w:t>WORKER SIGN-IN</w:t>
      </w:r>
    </w:p>
    <w:p w:rsidR="009E2E40" w:rsidRPr="009E2E40" w:rsidRDefault="00BE4742" w:rsidP="009E2E40">
      <w:r>
        <w:t xml:space="preserve">The worker sign-in page records daily registration of workers. The page can be used with a bar-code scanner, or the membership number of the worker can be entered using the keyboard. </w:t>
      </w:r>
    </w:p>
    <w:p w:rsidR="004A6BD6" w:rsidRDefault="005E6334" w:rsidP="00A8356E">
      <w:pPr>
        <w:pStyle w:val="Heading2"/>
      </w:pPr>
      <w:bookmarkStart w:id="429" w:name="_Toc322213598"/>
      <w:r>
        <w:t>User Accounts</w:t>
      </w:r>
      <w:bookmarkEnd w:id="429"/>
    </w:p>
    <w:p w:rsidR="005E6334" w:rsidRDefault="005E6334" w:rsidP="005E6334">
      <w:r>
        <w:t xml:space="preserve">To access Machete, a user must create a user account AND be granted privileges to access the system by an Administrator.  </w:t>
      </w:r>
    </w:p>
    <w:p w:rsidR="005E6334" w:rsidRPr="005E6334" w:rsidRDefault="005E6334" w:rsidP="005E6334">
      <w:r>
        <w:lastRenderedPageBreak/>
        <w:t>The user creation process prompts the user to give their real first and last name. Using a real first and last name is important because this name is also part of the logging system. The name of the user is logged whenever he or she makes a change to a record.</w:t>
      </w:r>
    </w:p>
    <w:p w:rsidR="005E6334" w:rsidRDefault="005E6334" w:rsidP="004A6BD6">
      <w:r>
        <w:t xml:space="preserve">When a user is not logged in, [Logon] is displayed in the upper right hand corner of every page. If the user does not have an account, a </w:t>
      </w:r>
      <w:r w:rsidRPr="005E6334">
        <w:rPr>
          <w:u w:val="single"/>
        </w:rPr>
        <w:t>Register</w:t>
      </w:r>
      <w:r>
        <w:t xml:space="preserve"> link is available from the logon page.</w:t>
      </w:r>
    </w:p>
    <w:p w:rsidR="00E12520" w:rsidRDefault="00E12520" w:rsidP="00D570A8">
      <w:pPr>
        <w:jc w:val="center"/>
      </w:pPr>
      <w:r>
        <w:rPr>
          <w:noProof/>
        </w:rPr>
        <w:drawing>
          <wp:inline distT="0" distB="0" distL="0" distR="0" wp14:anchorId="1E25B94F" wp14:editId="2842BFA0">
            <wp:extent cx="5118538" cy="2989462"/>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475" cy="2989425"/>
                    </a:xfrm>
                    <a:prstGeom prst="rect">
                      <a:avLst/>
                    </a:prstGeom>
                    <a:noFill/>
                    <a:ln>
                      <a:noFill/>
                    </a:ln>
                  </pic:spPr>
                </pic:pic>
              </a:graphicData>
            </a:graphic>
          </wp:inline>
        </w:drawing>
      </w:r>
    </w:p>
    <w:p w:rsidR="005E6334" w:rsidRDefault="005E6334" w:rsidP="002B2B1E">
      <w:pPr>
        <w:pStyle w:val="Heading2"/>
      </w:pPr>
      <w:bookmarkStart w:id="430" w:name="_Toc322213599"/>
      <w:r>
        <w:t>Bilingual Support</w:t>
      </w:r>
      <w:bookmarkEnd w:id="430"/>
    </w:p>
    <w:p w:rsidR="005E6334" w:rsidRDefault="005E6334" w:rsidP="005E6334">
      <w:r>
        <w:t xml:space="preserve">Machete has the capability to support </w:t>
      </w:r>
      <w:proofErr w:type="spellStart"/>
      <w:r>
        <w:t>muliple</w:t>
      </w:r>
      <w:proofErr w:type="spellEnd"/>
      <w:r>
        <w:t xml:space="preserve"> display languages. As of </w:t>
      </w:r>
      <w:proofErr w:type="gramStart"/>
      <w:r>
        <w:t>Summer</w:t>
      </w:r>
      <w:proofErr w:type="gramEnd"/>
      <w:r>
        <w:t xml:space="preserve"> 2011, it supports English and Spanish. More languages can be added.</w:t>
      </w:r>
    </w:p>
    <w:p w:rsidR="005E6334" w:rsidRDefault="005E6334" w:rsidP="005E6334">
      <w:r>
        <w:t>The links to switch between English and Spanish are in the upper right hand corner of every page. A user can switch between English and Spanish anywhere in the application.</w:t>
      </w:r>
    </w:p>
    <w:p w:rsidR="002B2B1E" w:rsidRDefault="002B2B1E" w:rsidP="002B2B1E">
      <w:pPr>
        <w:pStyle w:val="Heading2"/>
      </w:pPr>
      <w:bookmarkStart w:id="431" w:name="_Toc322213600"/>
      <w:r>
        <w:t>Work flow</w:t>
      </w:r>
      <w:bookmarkEnd w:id="431"/>
    </w:p>
    <w:p w:rsidR="00822680" w:rsidRDefault="00822680" w:rsidP="00822680">
      <w:r>
        <w:t xml:space="preserve">The diagram below illustrates the basic work flow of creating orders in Machete. Creating a work order involves an employer record, a work order record, and at least one work assignment record. At the end of the process, the </w:t>
      </w:r>
      <w:proofErr w:type="gramStart"/>
      <w:r>
        <w:t>users signifies</w:t>
      </w:r>
      <w:proofErr w:type="gramEnd"/>
      <w:r>
        <w:t xml:space="preserve"> that the order is complete by activating the order. </w:t>
      </w:r>
    </w:p>
    <w:p w:rsidR="00822680" w:rsidRDefault="00822680" w:rsidP="00822680">
      <w:r>
        <w:t xml:space="preserve">Active orders are visible in the Dispatch page and are </w:t>
      </w:r>
      <w:r w:rsidR="000C6038">
        <w:t>able to be assigned workers.</w:t>
      </w:r>
    </w:p>
    <w:p w:rsidR="00822680" w:rsidRPr="00822680" w:rsidRDefault="00D570A8" w:rsidP="00822680">
      <w:r>
        <w:object w:dxaOrig="8714" w:dyaOrig="2305">
          <v:shape id="_x0000_i1034" type="#_x0000_t75" style="width:435.35pt;height:115.55pt" o:ole="">
            <v:imagedata r:id="rId17" o:title=""/>
          </v:shape>
          <o:OLEObject Type="Embed" ProgID="Visio.Drawing.11" ShapeID="_x0000_i1034" DrawAspect="Content" ObjectID="_1396012201" r:id="rId18"/>
        </w:object>
      </w:r>
    </w:p>
    <w:p w:rsidR="00F74363" w:rsidRDefault="00822680">
      <w:pPr>
        <w:rPr>
          <w:b/>
          <w:bCs/>
          <w:caps/>
          <w:color w:val="FFFFFF" w:themeColor="background1"/>
          <w:spacing w:val="15"/>
          <w:sz w:val="22"/>
          <w:szCs w:val="22"/>
        </w:rPr>
      </w:pPr>
      <w:bookmarkStart w:id="432" w:name="_Toc303237677"/>
      <w:r>
        <w:t xml:space="preserve">The following pages will discuss the pages of Machete that provide this functionality. </w:t>
      </w:r>
      <w:r w:rsidR="00F74363">
        <w:br w:type="page"/>
      </w:r>
    </w:p>
    <w:p w:rsidR="009C355E" w:rsidRDefault="009C355E" w:rsidP="008479B6">
      <w:pPr>
        <w:pStyle w:val="Heading1"/>
      </w:pPr>
      <w:bookmarkStart w:id="433" w:name="_Toc322213601"/>
      <w:r>
        <w:lastRenderedPageBreak/>
        <w:t>Home</w:t>
      </w:r>
      <w:bookmarkEnd w:id="433"/>
    </w:p>
    <w:p w:rsidR="009C355E" w:rsidRDefault="00AD173E" w:rsidP="009C355E">
      <w:r>
        <w:t>The home page offers a landing page of Machete news when a user logs in to their account. The home page contains a number of tabs that provides general information on Machete.</w:t>
      </w:r>
    </w:p>
    <w:p w:rsidR="00AD173E" w:rsidRDefault="00AD173E" w:rsidP="00AD173E">
      <w:pPr>
        <w:pStyle w:val="Heading7"/>
      </w:pPr>
      <w:r>
        <w:t>Machete News</w:t>
      </w:r>
    </w:p>
    <w:p w:rsidR="00AD173E" w:rsidRPr="00AD173E" w:rsidRDefault="00AD173E" w:rsidP="00AD173E">
      <w:r>
        <w:t>The Machete news tab is the default tab and contains information about the latest updates to Machete. This information is static HTML and is updated by editing the /Views/Home/</w:t>
      </w:r>
      <w:proofErr w:type="spellStart"/>
      <w:r>
        <w:t>Index.cshtml</w:t>
      </w:r>
      <w:proofErr w:type="spellEnd"/>
      <w:r>
        <w:t xml:space="preserve"> file in the IIS Machete directory.</w:t>
      </w:r>
    </w:p>
    <w:p w:rsidR="00AD173E" w:rsidRDefault="00AD173E" w:rsidP="00AD173E">
      <w:pPr>
        <w:pStyle w:val="Heading7"/>
      </w:pPr>
      <w:r>
        <w:t>Issue Tracker</w:t>
      </w:r>
    </w:p>
    <w:p w:rsidR="00AD173E" w:rsidRPr="00AD173E" w:rsidRDefault="00AD173E" w:rsidP="00AD173E">
      <w:r>
        <w:t>The issue tracker tab is a simple tab that contains an external link to an open source issue tracker page. Internet access is required to access this link.</w:t>
      </w:r>
    </w:p>
    <w:p w:rsidR="00AD173E" w:rsidRDefault="00AD173E" w:rsidP="00AD173E">
      <w:pPr>
        <w:pStyle w:val="Heading7"/>
      </w:pPr>
      <w:commentRangeStart w:id="434"/>
      <w:r>
        <w:t>documentation</w:t>
      </w:r>
      <w:commentRangeEnd w:id="434"/>
      <w:r w:rsidR="00A90E85">
        <w:rPr>
          <w:rStyle w:val="CommentReference"/>
          <w:caps w:val="0"/>
          <w:color w:val="auto"/>
          <w:spacing w:val="0"/>
        </w:rPr>
        <w:commentReference w:id="434"/>
      </w:r>
    </w:p>
    <w:p w:rsidR="00AD173E" w:rsidRPr="00AD173E" w:rsidRDefault="00AD173E" w:rsidP="00AD173E">
      <w:r>
        <w:t>The documentation tab contains this manual and other information regarding machete.</w:t>
      </w:r>
    </w:p>
    <w:p w:rsidR="00AD173E" w:rsidRDefault="00AD173E" w:rsidP="00AD173E">
      <w:pPr>
        <w:pStyle w:val="Heading7"/>
      </w:pPr>
      <w:commentRangeStart w:id="435"/>
      <w:r>
        <w:t>reports</w:t>
      </w:r>
      <w:commentRangeEnd w:id="435"/>
      <w:r w:rsidR="00A90E85">
        <w:rPr>
          <w:rStyle w:val="CommentReference"/>
          <w:caps w:val="0"/>
          <w:color w:val="auto"/>
          <w:spacing w:val="0"/>
        </w:rPr>
        <w:commentReference w:id="435"/>
      </w:r>
    </w:p>
    <w:p w:rsidR="00AD173E" w:rsidRPr="00AD173E" w:rsidRDefault="00AD173E" w:rsidP="00AD173E">
      <w:r>
        <w:t xml:space="preserve">The reports tab contains links to an external reporting solution. By default, these links assume a Reporting Services installation at </w:t>
      </w:r>
      <w:hyperlink r:id="rId20" w:history="1">
        <w:r w:rsidRPr="007127A2">
          <w:rPr>
            <w:rStyle w:val="Hyperlink"/>
          </w:rPr>
          <w:t>http://machete/reports</w:t>
        </w:r>
      </w:hyperlink>
      <w:r>
        <w:t>. Any change will require updating the links on this page.</w:t>
      </w:r>
    </w:p>
    <w:p w:rsidR="00AD173E" w:rsidRDefault="00AD173E" w:rsidP="00AD173E">
      <w:pPr>
        <w:pStyle w:val="Heading7"/>
      </w:pPr>
      <w:r>
        <w:t>About</w:t>
      </w:r>
    </w:p>
    <w:p w:rsidR="00AD173E" w:rsidRPr="00AD173E" w:rsidRDefault="00AD173E" w:rsidP="00AD173E">
      <w:r>
        <w:t xml:space="preserve">The about tab contains basic information about Machete; the technology used and the origin of the name. </w:t>
      </w:r>
    </w:p>
    <w:p w:rsidR="002B2B1E" w:rsidRDefault="002B2B1E">
      <w:pPr>
        <w:rPr>
          <w:b/>
          <w:bCs/>
          <w:caps/>
          <w:color w:val="FFFFFF" w:themeColor="background1"/>
          <w:spacing w:val="15"/>
          <w:sz w:val="22"/>
          <w:szCs w:val="22"/>
        </w:rPr>
      </w:pPr>
      <w:r>
        <w:br w:type="page"/>
      </w:r>
    </w:p>
    <w:p w:rsidR="006A2A29" w:rsidRDefault="006A2A29" w:rsidP="008479B6">
      <w:pPr>
        <w:pStyle w:val="Heading1"/>
      </w:pPr>
      <w:bookmarkStart w:id="436" w:name="_Toc322213602"/>
      <w:r>
        <w:lastRenderedPageBreak/>
        <w:t>Employers</w:t>
      </w:r>
      <w:bookmarkEnd w:id="436"/>
    </w:p>
    <w:p w:rsidR="0048689B" w:rsidRDefault="0048689B" w:rsidP="0048689B">
      <w:r>
        <w:t xml:space="preserve">The </w:t>
      </w:r>
      <w:proofErr w:type="gramStart"/>
      <w:r>
        <w:t>employers</w:t>
      </w:r>
      <w:proofErr w:type="gramEnd"/>
      <w:r>
        <w:t xml:space="preserve"> page is the primary page for managing employers. </w:t>
      </w:r>
      <w:r w:rsidR="00D41DA5">
        <w:t>In addition to creating, editing, and deleting employer records, the employer page is the only page that allows for the creation of work orders.</w:t>
      </w:r>
    </w:p>
    <w:p w:rsidR="0048689B" w:rsidRDefault="0048689B" w:rsidP="0048689B">
      <w:r>
        <w:rPr>
          <w:noProof/>
        </w:rPr>
        <w:drawing>
          <wp:inline distT="0" distB="0" distL="0" distR="0" wp14:anchorId="30D08702" wp14:editId="4AD815FE">
            <wp:extent cx="5938520" cy="17341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1734185"/>
                    </a:xfrm>
                    <a:prstGeom prst="rect">
                      <a:avLst/>
                    </a:prstGeom>
                    <a:noFill/>
                    <a:ln>
                      <a:noFill/>
                    </a:ln>
                  </pic:spPr>
                </pic:pic>
              </a:graphicData>
            </a:graphic>
          </wp:inline>
        </w:drawing>
      </w:r>
    </w:p>
    <w:p w:rsidR="0048689B" w:rsidRPr="0048689B" w:rsidRDefault="0048689B" w:rsidP="0048689B">
      <w:r>
        <w:t xml:space="preserve">The reason that work order creation is on the employer page is that all work orders must be associated with an employer record at the time of creation. There </w:t>
      </w:r>
      <w:proofErr w:type="gramStart"/>
      <w:r>
        <w:t>are no employer-</w:t>
      </w:r>
      <w:proofErr w:type="gramEnd"/>
      <w:r>
        <w:t>less work orders in Machete. Therefore, an employer record must first be selected, and the employer page provides the means do select an employer.</w:t>
      </w:r>
    </w:p>
    <w:p w:rsidR="007B16CD" w:rsidRDefault="007B16CD" w:rsidP="007B16CD">
      <w:pPr>
        <w:pStyle w:val="Heading2"/>
      </w:pPr>
      <w:bookmarkStart w:id="437" w:name="_Toc322213603"/>
      <w:r>
        <w:t>searching for an employer</w:t>
      </w:r>
      <w:bookmarkEnd w:id="437"/>
    </w:p>
    <w:p w:rsidR="00C17BC4" w:rsidRDefault="00C17BC4" w:rsidP="00B20DF3">
      <w:r>
        <w:t>The employer page shows the List employers tab when it is first loaded. It is a good idea to search for an existing employer before creating a new employer. Duplicating an employer record reduces the ability to report how many employers are new vs. returning employers, distorting customer satisfaction analysis.</w:t>
      </w:r>
    </w:p>
    <w:p w:rsidR="00C17BC4" w:rsidRDefault="00B20DF3" w:rsidP="00C17BC4">
      <w:r>
        <w:t xml:space="preserve">The search box on the </w:t>
      </w:r>
      <w:r w:rsidR="00C17BC4">
        <w:t>List tab</w:t>
      </w:r>
      <w:r>
        <w:t xml:space="preserve"> searches</w:t>
      </w:r>
      <w:r w:rsidR="00C17BC4">
        <w:t xml:space="preserve"> all of the employers in Machete, as you type. You do not need to type the entire name or phone number; Machete will search</w:t>
      </w:r>
      <w:r w:rsidR="005557B9">
        <w:t xml:space="preserve"> based on the text you provide.</w:t>
      </w:r>
    </w:p>
    <w:p w:rsidR="005557B9" w:rsidRDefault="005557B9" w:rsidP="00C17BC4">
      <w:r>
        <w:rPr>
          <w:noProof/>
        </w:rPr>
        <w:drawing>
          <wp:inline distT="0" distB="0" distL="0" distR="0" wp14:anchorId="5ED088F0" wp14:editId="01224CF6">
            <wp:extent cx="5938520" cy="155575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1555750"/>
                    </a:xfrm>
                    <a:prstGeom prst="rect">
                      <a:avLst/>
                    </a:prstGeom>
                    <a:noFill/>
                    <a:ln>
                      <a:noFill/>
                    </a:ln>
                  </pic:spPr>
                </pic:pic>
              </a:graphicData>
            </a:graphic>
          </wp:inline>
        </w:drawing>
      </w:r>
    </w:p>
    <w:p w:rsidR="00B20DF3" w:rsidRDefault="00F2588F" w:rsidP="00C17BC4">
      <w:r>
        <w:t>Machete searches</w:t>
      </w:r>
      <w:r w:rsidR="00C17BC4">
        <w:t>:</w:t>
      </w:r>
    </w:p>
    <w:p w:rsidR="00B20DF3" w:rsidRDefault="00F2588F" w:rsidP="00B20DF3">
      <w:pPr>
        <w:pStyle w:val="ListParagraph"/>
        <w:numPr>
          <w:ilvl w:val="0"/>
          <w:numId w:val="11"/>
        </w:numPr>
      </w:pPr>
      <w:r>
        <w:t>u</w:t>
      </w:r>
      <w:r w:rsidR="00B20DF3">
        <w:t>sing the entire string that you type in; it does not detect words and search for them individually</w:t>
      </w:r>
    </w:p>
    <w:p w:rsidR="00B20DF3" w:rsidRDefault="00B20DF3" w:rsidP="00B20DF3">
      <w:pPr>
        <w:pStyle w:val="ListParagraph"/>
        <w:numPr>
          <w:ilvl w:val="0"/>
          <w:numId w:val="11"/>
        </w:numPr>
      </w:pPr>
      <w:r>
        <w:t>the name field</w:t>
      </w:r>
    </w:p>
    <w:p w:rsidR="003447D5" w:rsidRDefault="003447D5" w:rsidP="00B20DF3">
      <w:pPr>
        <w:pStyle w:val="ListParagraph"/>
        <w:numPr>
          <w:ilvl w:val="0"/>
          <w:numId w:val="11"/>
        </w:numPr>
      </w:pPr>
      <w:r>
        <w:t>the address field</w:t>
      </w:r>
    </w:p>
    <w:p w:rsidR="003447D5" w:rsidRDefault="003447D5" w:rsidP="00B20DF3">
      <w:pPr>
        <w:pStyle w:val="ListParagraph"/>
        <w:numPr>
          <w:ilvl w:val="0"/>
          <w:numId w:val="11"/>
        </w:numPr>
      </w:pPr>
      <w:r>
        <w:t>the city field</w:t>
      </w:r>
    </w:p>
    <w:p w:rsidR="003447D5" w:rsidRDefault="003447D5" w:rsidP="00B20DF3">
      <w:pPr>
        <w:pStyle w:val="ListParagraph"/>
        <w:numPr>
          <w:ilvl w:val="0"/>
          <w:numId w:val="11"/>
        </w:numPr>
      </w:pPr>
      <w:r>
        <w:t>the phone number field</w:t>
      </w:r>
    </w:p>
    <w:p w:rsidR="007B16CD" w:rsidRDefault="007B16CD" w:rsidP="007B16CD">
      <w:pPr>
        <w:pStyle w:val="Heading2"/>
      </w:pPr>
      <w:bookmarkStart w:id="438" w:name="_Toc322213604"/>
      <w:r>
        <w:lastRenderedPageBreak/>
        <w:t xml:space="preserve">editing an </w:t>
      </w:r>
      <w:r w:rsidR="005557B9">
        <w:t xml:space="preserve">existing </w:t>
      </w:r>
      <w:r>
        <w:t>employer</w:t>
      </w:r>
      <w:bookmarkEnd w:id="438"/>
    </w:p>
    <w:p w:rsidR="005557B9" w:rsidRDefault="005557B9" w:rsidP="005557B9">
      <w:r>
        <w:t xml:space="preserve">To edit an existing employer record, first use the List tab on the employer page to search and find the record to edit. Double-click on the employer row in the List tab to </w:t>
      </w:r>
      <w:r w:rsidR="00C96C13">
        <w:t xml:space="preserve">open the record tab and </w:t>
      </w:r>
      <w:r>
        <w:t>edit it.</w:t>
      </w:r>
    </w:p>
    <w:p w:rsidR="00E73F1D" w:rsidRDefault="00E73F1D" w:rsidP="005557B9">
      <w:r>
        <w:rPr>
          <w:noProof/>
        </w:rPr>
        <w:drawing>
          <wp:inline distT="0" distB="0" distL="0" distR="0" wp14:anchorId="1BEF30D1" wp14:editId="4230854A">
            <wp:extent cx="5935152" cy="173215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1732583"/>
                    </a:xfrm>
                    <a:prstGeom prst="rect">
                      <a:avLst/>
                    </a:prstGeom>
                    <a:noFill/>
                    <a:ln>
                      <a:noFill/>
                    </a:ln>
                  </pic:spPr>
                </pic:pic>
              </a:graphicData>
            </a:graphic>
          </wp:inline>
        </w:drawing>
      </w:r>
    </w:p>
    <w:p w:rsidR="005557B9" w:rsidRPr="00B20DF3" w:rsidRDefault="005557B9" w:rsidP="005557B9">
      <w:r>
        <w:t>Double-clicking on the employer record row will open a record tab. This provides access to upda</w:t>
      </w:r>
      <w:r w:rsidR="00F2588F">
        <w:t>te information on the employer and to create or edit work orders for that employer.</w:t>
      </w:r>
    </w:p>
    <w:p w:rsidR="00E73F1D" w:rsidRDefault="00E73F1D" w:rsidP="007B16CD">
      <w:r>
        <w:rPr>
          <w:noProof/>
        </w:rPr>
        <w:drawing>
          <wp:inline distT="0" distB="0" distL="0" distR="0" wp14:anchorId="5A76322C" wp14:editId="036FB2C1">
            <wp:extent cx="5943600" cy="324872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48721"/>
                    </a:xfrm>
                    <a:prstGeom prst="rect">
                      <a:avLst/>
                    </a:prstGeom>
                    <a:noFill/>
                    <a:ln>
                      <a:noFill/>
                    </a:ln>
                  </pic:spPr>
                </pic:pic>
              </a:graphicData>
            </a:graphic>
          </wp:inline>
        </w:drawing>
      </w:r>
    </w:p>
    <w:p w:rsidR="00E73F1D" w:rsidRPr="007B16CD" w:rsidRDefault="00E73F1D" w:rsidP="007B16CD">
      <w:r>
        <w:t>Be sure to click the Save button in order to save any changes made to the record.</w:t>
      </w:r>
    </w:p>
    <w:p w:rsidR="007B16CD" w:rsidRDefault="007B16CD" w:rsidP="007B16CD">
      <w:pPr>
        <w:pStyle w:val="Heading2"/>
      </w:pPr>
      <w:bookmarkStart w:id="439" w:name="_Toc322213605"/>
      <w:r>
        <w:t>creating a new employer</w:t>
      </w:r>
      <w:bookmarkEnd w:id="439"/>
    </w:p>
    <w:p w:rsidR="007B16CD" w:rsidRDefault="00A90E85" w:rsidP="007B16CD">
      <w:r>
        <w:t>To create a new employer record, use the Create New Employer tab on the employer page. The tab will provide a blank employer record. Fill out the information and click the Save button.</w:t>
      </w:r>
    </w:p>
    <w:p w:rsidR="00A90E85" w:rsidRDefault="00A90E85" w:rsidP="00921B34">
      <w:pPr>
        <w:ind w:left="720"/>
      </w:pPr>
      <w:r>
        <w:rPr>
          <w:b/>
        </w:rPr>
        <w:t xml:space="preserve">Note: </w:t>
      </w:r>
      <w:r>
        <w:t xml:space="preserve">Some fields are required, and cannot be left blank. If you attempt to save a record without providing information for a required field, the field will be highlighted in red. You record is not saved until </w:t>
      </w:r>
      <w:r>
        <w:lastRenderedPageBreak/>
        <w:t>you put some value in the required field and click the Save button again. If the employer will not provide the information, put “not available” or “N/A” in the field.</w:t>
      </w:r>
    </w:p>
    <w:p w:rsidR="00921B34" w:rsidRPr="00921B34" w:rsidRDefault="00921B34" w:rsidP="00921B34">
      <w:r w:rsidRPr="00921B34">
        <w:t>Once y</w:t>
      </w:r>
      <w:r>
        <w:t>ou save the employer record, a record tab for the new record will open, showing the information you just entered. The record tab will also give access to the work order</w:t>
      </w:r>
      <w:r w:rsidR="000F1A8C">
        <w:t xml:space="preserve"> information for the employer.</w:t>
      </w:r>
    </w:p>
    <w:p w:rsidR="007B16CD" w:rsidRDefault="007B16CD" w:rsidP="007B16CD">
      <w:pPr>
        <w:pStyle w:val="Heading2"/>
      </w:pPr>
      <w:bookmarkStart w:id="440" w:name="_Toc322213606"/>
      <w:r>
        <w:t>deleting an employer</w:t>
      </w:r>
      <w:ins w:id="441" w:author="jimm" w:date="2012-04-14T21:49:00Z">
        <w:r w:rsidR="0060773A">
          <w:t xml:space="preserve"> (Managers Only)</w:t>
        </w:r>
      </w:ins>
      <w:bookmarkEnd w:id="440"/>
    </w:p>
    <w:p w:rsidR="007B16CD" w:rsidRDefault="00921B34" w:rsidP="007B16CD">
      <w:r>
        <w:t>To delete an employer record, open the Record tab for the employer</w:t>
      </w:r>
      <w:r w:rsidR="00C96C13">
        <w:t xml:space="preserve"> you</w:t>
      </w:r>
      <w:r>
        <w:t xml:space="preserve"> want to delete. On the right hand side, if you have permission to delete records, a button to delete the record will be visible. </w:t>
      </w:r>
    </w:p>
    <w:p w:rsidR="00921B34" w:rsidRDefault="00921B34" w:rsidP="00921B34">
      <w:pPr>
        <w:ind w:left="720"/>
      </w:pPr>
      <w:r>
        <w:rPr>
          <w:b/>
        </w:rPr>
        <w:t>Note:</w:t>
      </w:r>
      <w:r>
        <w:t xml:space="preserve"> Deleting an employer record will also delete all work orders and all assignments for that employer. Any survey information associate with those work orders will also be deleted. Deleting employers is only necessary if you’re removing a duplicate employer and have moved existing work orders to a different employer.</w:t>
      </w:r>
    </w:p>
    <w:p w:rsidR="00921B34" w:rsidRDefault="00921B34" w:rsidP="00921B34">
      <w:pPr>
        <w:rPr>
          <w:ins w:id="442" w:author="jimm" w:date="2012-04-14T21:47:00Z"/>
        </w:rPr>
      </w:pPr>
      <w:r w:rsidRPr="00921B34">
        <w:t>Click th</w:t>
      </w:r>
      <w:r>
        <w:t>e delete button to delete the employer record. A dialog box will appear asking to confirm the delete. If you confirm, the employer record and all its work orders and work assignments will be deleted. Use carefully!</w:t>
      </w:r>
    </w:p>
    <w:p w:rsidR="0060773A" w:rsidRPr="0060773A" w:rsidDel="0060773A" w:rsidRDefault="0060773A" w:rsidP="00921B34">
      <w:pPr>
        <w:rPr>
          <w:del w:id="443" w:author="jimm" w:date="2012-04-14T21:48:00Z"/>
        </w:rPr>
      </w:pPr>
    </w:p>
    <w:p w:rsidR="007B16CD" w:rsidRDefault="007B16CD" w:rsidP="007B16CD">
      <w:pPr>
        <w:pStyle w:val="Heading2"/>
      </w:pPr>
      <w:bookmarkStart w:id="444" w:name="_Toc322213607"/>
      <w:r>
        <w:t>Creating a new order</w:t>
      </w:r>
      <w:bookmarkEnd w:id="444"/>
    </w:p>
    <w:p w:rsidR="00567BD0" w:rsidRDefault="00567BD0" w:rsidP="00567BD0">
      <w:r>
        <w:t>To create a new work order, you must first search for and open a record tab for an existing employer record, or create a new employer record. Creating a new employer will open the record tab when you save the new employer record. At the bottom of the employer record tab, there will be tabs for the work order records.</w:t>
      </w:r>
    </w:p>
    <w:p w:rsidR="00745D14" w:rsidRDefault="00745D14" w:rsidP="00567BD0">
      <w:r>
        <w:rPr>
          <w:noProof/>
        </w:rPr>
        <w:drawing>
          <wp:inline distT="0" distB="0" distL="0" distR="0" wp14:anchorId="6F2957BF" wp14:editId="20183F16">
            <wp:extent cx="5943456" cy="2378927"/>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8985"/>
                    </a:xfrm>
                    <a:prstGeom prst="rect">
                      <a:avLst/>
                    </a:prstGeom>
                    <a:noFill/>
                    <a:ln>
                      <a:noFill/>
                    </a:ln>
                  </pic:spPr>
                </pic:pic>
              </a:graphicData>
            </a:graphic>
          </wp:inline>
        </w:drawing>
      </w:r>
    </w:p>
    <w:p w:rsidR="00567BD0" w:rsidRDefault="00567BD0" w:rsidP="00567BD0">
      <w:r>
        <w:t xml:space="preserve">By default, the employer record tab opens the list tab for work orders belong to the employer. </w:t>
      </w:r>
      <w:r w:rsidR="000F1A8C">
        <w:t>This list tab works the same way as the</w:t>
      </w:r>
      <w:r>
        <w:t xml:space="preserve"> other list tabs: double-click on a work order record to open it. Use </w:t>
      </w:r>
      <w:proofErr w:type="gramStart"/>
      <w:r>
        <w:t>the create</w:t>
      </w:r>
      <w:proofErr w:type="gramEnd"/>
      <w:r>
        <w:t xml:space="preserve"> new work order tab to create a new work order for the employer.</w:t>
      </w:r>
    </w:p>
    <w:p w:rsidR="004017A9" w:rsidRDefault="004017A9" w:rsidP="00567BD0">
      <w:r>
        <w:rPr>
          <w:noProof/>
        </w:rPr>
        <w:lastRenderedPageBreak/>
        <w:drawing>
          <wp:inline distT="0" distB="0" distL="0" distR="0" wp14:anchorId="5D38FCD7" wp14:editId="6E48B9BE">
            <wp:extent cx="5944395" cy="281754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17164"/>
                    </a:xfrm>
                    <a:prstGeom prst="rect">
                      <a:avLst/>
                    </a:prstGeom>
                    <a:noFill/>
                    <a:ln>
                      <a:noFill/>
                    </a:ln>
                  </pic:spPr>
                </pic:pic>
              </a:graphicData>
            </a:graphic>
          </wp:inline>
        </w:drawing>
      </w:r>
    </w:p>
    <w:p w:rsidR="005914D9" w:rsidRDefault="005914D9" w:rsidP="00567BD0">
      <w:r>
        <w:t>Fill in the fields and click the ‘</w:t>
      </w:r>
      <w:proofErr w:type="spellStart"/>
      <w:r>
        <w:t>save’button</w:t>
      </w:r>
      <w:proofErr w:type="spellEnd"/>
      <w:r>
        <w:t xml:space="preserve"> to save the new work order. The work order is not saved until you use the save button. When you save an order, the Work Assignment tabs will appear. </w:t>
      </w:r>
    </w:p>
    <w:p w:rsidR="005914D9" w:rsidRPr="005914D9" w:rsidRDefault="005914D9" w:rsidP="00567BD0">
      <w:r>
        <w:rPr>
          <w:b/>
        </w:rPr>
        <w:t>Note</w:t>
      </w:r>
      <w:r w:rsidRPr="005914D9">
        <w:t>:</w:t>
      </w:r>
      <w:r>
        <w:t xml:space="preserve"> At least one work assignment must be created. Once an assignment is created, the ‘activate work order’ button will be visible at the bottom of the screen. Users must activate orders for them to be visible on the dispatch page.</w:t>
      </w:r>
    </w:p>
    <w:p w:rsidR="00133547" w:rsidRDefault="00133547" w:rsidP="005914D9">
      <w:pPr>
        <w:pStyle w:val="Heading3"/>
        <w:rPr>
          <w:rStyle w:val="Strong"/>
          <w:b w:val="0"/>
          <w:bCs w:val="0"/>
        </w:rPr>
      </w:pPr>
      <w:bookmarkStart w:id="445" w:name="_Toc322213608"/>
      <w:r>
        <w:rPr>
          <w:rStyle w:val="Strong"/>
          <w:b w:val="0"/>
          <w:bCs w:val="0"/>
        </w:rPr>
        <w:t>Work order buttons</w:t>
      </w:r>
      <w:bookmarkEnd w:id="445"/>
    </w:p>
    <w:p w:rsidR="00AF1696" w:rsidRDefault="00AF1696" w:rsidP="00AF1696">
      <w:r>
        <w:t xml:space="preserve">The following functionality is provided through </w:t>
      </w:r>
      <w:r w:rsidR="00D13279">
        <w:t xml:space="preserve">buttons on the work order tab. Some buttons, such as printing, are only visible when editing a work order. To print </w:t>
      </w:r>
      <w:proofErr w:type="gramStart"/>
      <w:r w:rsidR="00D13279">
        <w:t>an order create</w:t>
      </w:r>
      <w:proofErr w:type="gramEnd"/>
      <w:r w:rsidR="00D13279">
        <w:t xml:space="preserve"> it, then save it, then open the record and print button will be available.</w:t>
      </w:r>
    </w:p>
    <w:p w:rsidR="00D13279" w:rsidRDefault="00D13279" w:rsidP="00D13279">
      <w:pPr>
        <w:pStyle w:val="ListParagraph"/>
        <w:numPr>
          <w:ilvl w:val="0"/>
          <w:numId w:val="16"/>
        </w:numPr>
      </w:pPr>
      <w:r w:rsidRPr="00D13279">
        <w:rPr>
          <w:u w:val="single"/>
        </w:rPr>
        <w:t>Print order</w:t>
      </w:r>
      <w:r>
        <w:t xml:space="preserve">: The print order button on the work orders opens a separate browser tab to print the order. The page content is formatted for printing.  On the new page, there are two buttons, ‘print work order’ and ‘print </w:t>
      </w:r>
      <w:proofErr w:type="spellStart"/>
      <w:r>
        <w:t>google</w:t>
      </w:r>
      <w:proofErr w:type="spellEnd"/>
      <w:r>
        <w:t xml:space="preserve"> maps’. The second print work order button opens the browser dialog box. The print </w:t>
      </w:r>
      <w:proofErr w:type="spellStart"/>
      <w:r>
        <w:t>google</w:t>
      </w:r>
      <w:proofErr w:type="spellEnd"/>
      <w:r>
        <w:t xml:space="preserve"> button opens another browser window to maps.google.com. </w:t>
      </w:r>
    </w:p>
    <w:p w:rsidR="00D13279" w:rsidRDefault="00D13279" w:rsidP="00D13279">
      <w:pPr>
        <w:pStyle w:val="ListParagraph"/>
      </w:pPr>
      <w:r w:rsidRPr="00D13279">
        <w:t xml:space="preserve">The </w:t>
      </w:r>
      <w:r>
        <w:t xml:space="preserve">multiple browser pages and print buttons are a quirk of printing from </w:t>
      </w:r>
      <w:proofErr w:type="spellStart"/>
      <w:r>
        <w:t>browers</w:t>
      </w:r>
      <w:proofErr w:type="spellEnd"/>
      <w:r>
        <w:t xml:space="preserve">. The first button goes to a page with some fields hidden for printing. The second button </w:t>
      </w:r>
      <w:proofErr w:type="spellStart"/>
      <w:r>
        <w:t>intiates</w:t>
      </w:r>
      <w:proofErr w:type="spellEnd"/>
      <w:r>
        <w:t xml:space="preserve"> the </w:t>
      </w:r>
      <w:proofErr w:type="spellStart"/>
      <w:r>
        <w:t>brower’s</w:t>
      </w:r>
      <w:proofErr w:type="spellEnd"/>
      <w:r>
        <w:t xml:space="preserve"> print functionality.</w:t>
      </w:r>
    </w:p>
    <w:p w:rsidR="00D13279" w:rsidRDefault="00D13279" w:rsidP="00D13279">
      <w:pPr>
        <w:pStyle w:val="ListParagraph"/>
        <w:numPr>
          <w:ilvl w:val="0"/>
          <w:numId w:val="16"/>
        </w:numPr>
      </w:pPr>
      <w:r w:rsidRPr="00D13279">
        <w:rPr>
          <w:u w:val="single"/>
        </w:rPr>
        <w:t>Print Google map</w:t>
      </w:r>
      <w:r>
        <w:t>:</w:t>
      </w:r>
      <w:r w:rsidR="00745015">
        <w:t xml:space="preserve"> The print </w:t>
      </w:r>
      <w:proofErr w:type="spellStart"/>
      <w:r w:rsidR="00745015">
        <w:t>google</w:t>
      </w:r>
      <w:proofErr w:type="spellEnd"/>
      <w:r w:rsidR="00745015">
        <w:t xml:space="preserve"> map button takes the address from the work order, the work site address, and sends it to Google maps to create a map to get the work site. The button assumes that the starting address is Casa Latina's address. If the </w:t>
      </w:r>
      <w:proofErr w:type="gramStart"/>
      <w:r w:rsidR="00745015">
        <w:t>users wants</w:t>
      </w:r>
      <w:proofErr w:type="gramEnd"/>
      <w:r w:rsidR="00745015">
        <w:t xml:space="preserve"> a different map, they can use the </w:t>
      </w:r>
      <w:proofErr w:type="spellStart"/>
      <w:r w:rsidR="00745015">
        <w:t>google</w:t>
      </w:r>
      <w:proofErr w:type="spellEnd"/>
      <w:r w:rsidR="00745015">
        <w:t xml:space="preserve"> maps webpage to change the starting address and re-draw the map.</w:t>
      </w:r>
    </w:p>
    <w:p w:rsidR="00745015" w:rsidRDefault="00745015" w:rsidP="00D13279">
      <w:pPr>
        <w:pStyle w:val="ListParagraph"/>
        <w:numPr>
          <w:ilvl w:val="0"/>
          <w:numId w:val="16"/>
        </w:numPr>
      </w:pPr>
      <w:r>
        <w:rPr>
          <w:u w:val="single"/>
        </w:rPr>
        <w:t>Copy employer info</w:t>
      </w:r>
      <w:r w:rsidRPr="00745015">
        <w:t>:</w:t>
      </w:r>
      <w:r>
        <w:t xml:space="preserve"> This button copies some information from the employer record. Once the information is copied, it can be changed as needed. This button is only available when first creating a record.</w:t>
      </w:r>
    </w:p>
    <w:p w:rsidR="00745015" w:rsidRDefault="00745015" w:rsidP="00D13279">
      <w:pPr>
        <w:pStyle w:val="ListParagraph"/>
        <w:numPr>
          <w:ilvl w:val="0"/>
          <w:numId w:val="16"/>
        </w:numPr>
      </w:pPr>
      <w:r>
        <w:rPr>
          <w:u w:val="single"/>
        </w:rPr>
        <w:t>Save</w:t>
      </w:r>
      <w:r w:rsidRPr="00745015">
        <w:t>:</w:t>
      </w:r>
      <w:r>
        <w:t xml:space="preserve"> The save button saves the record and returns to the list tab.</w:t>
      </w:r>
    </w:p>
    <w:p w:rsidR="0060773A" w:rsidRPr="00D13279" w:rsidRDefault="00745015">
      <w:pPr>
        <w:pStyle w:val="ListParagraph"/>
        <w:numPr>
          <w:ilvl w:val="0"/>
          <w:numId w:val="16"/>
        </w:numPr>
      </w:pPr>
      <w:r>
        <w:rPr>
          <w:u w:val="single"/>
        </w:rPr>
        <w:lastRenderedPageBreak/>
        <w:t>Delete</w:t>
      </w:r>
      <w:r w:rsidRPr="00745015">
        <w:t>:</w:t>
      </w:r>
      <w:r>
        <w:t xml:space="preserve"> The delete button will delete the work order and any work assignments created in it. This button is only available to managers. </w:t>
      </w:r>
      <w:ins w:id="446" w:author="jimm" w:date="2012-04-14T21:49:00Z">
        <w:r w:rsidR="0060773A">
          <w:t xml:space="preserve"> </w:t>
        </w:r>
        <w:r w:rsidR="0060773A">
          <w:rPr>
            <w:b/>
          </w:rPr>
          <w:t>Note:</w:t>
        </w:r>
        <w:r w:rsidR="0060773A">
          <w:t xml:space="preserve"> A Work Order can only be changed or deleted by a Manager after the Date</w:t>
        </w:r>
      </w:ins>
      <w:ins w:id="447" w:author="jimm" w:date="2012-04-14T21:50:00Z">
        <w:r w:rsidR="0060773A">
          <w:t xml:space="preserve"> &amp; Time needed has passed.</w:t>
        </w:r>
      </w:ins>
    </w:p>
    <w:p w:rsidR="007B16CD" w:rsidRDefault="000F1A8C" w:rsidP="005914D9">
      <w:pPr>
        <w:pStyle w:val="Heading3"/>
        <w:rPr>
          <w:rStyle w:val="Strong"/>
          <w:b w:val="0"/>
          <w:bCs w:val="0"/>
        </w:rPr>
      </w:pPr>
      <w:bookmarkStart w:id="448" w:name="_Toc322213609"/>
      <w:r w:rsidRPr="000F1A8C">
        <w:rPr>
          <w:rStyle w:val="Strong"/>
          <w:b w:val="0"/>
          <w:bCs w:val="0"/>
        </w:rPr>
        <w:t>Work Order fields</w:t>
      </w:r>
      <w:bookmarkEnd w:id="448"/>
    </w:p>
    <w:p w:rsidR="000F1A8C" w:rsidRDefault="000F1A8C" w:rsidP="000F1A8C">
      <w:r>
        <w:t>While some work order fields are self-explanatory, others require explanation.</w:t>
      </w:r>
    </w:p>
    <w:p w:rsidR="000F1A8C" w:rsidRDefault="000F1A8C" w:rsidP="000F1A8C">
      <w:pPr>
        <w:pStyle w:val="ListParagraph"/>
        <w:numPr>
          <w:ilvl w:val="0"/>
          <w:numId w:val="15"/>
        </w:numPr>
      </w:pPr>
      <w:r w:rsidRPr="000F1A8C">
        <w:rPr>
          <w:u w:val="single"/>
        </w:rPr>
        <w:t>Alternate order ID</w:t>
      </w:r>
      <w:r>
        <w:t>: Machete has automatically gives a unique ID to each order. However, other numbering systems may exist (such as paper ordering systems), so Machete allows the user to enter an alternate ID for the order. If an ID number is entered, that ID is used for searching and printing. If an ID is not entered, the internal number will be used.</w:t>
      </w:r>
    </w:p>
    <w:p w:rsidR="000F1A8C" w:rsidRDefault="000F1A8C" w:rsidP="000F1A8C">
      <w:pPr>
        <w:pStyle w:val="ListParagraph"/>
        <w:numPr>
          <w:ilvl w:val="0"/>
          <w:numId w:val="15"/>
        </w:numPr>
      </w:pPr>
      <w:r>
        <w:rPr>
          <w:u w:val="single"/>
        </w:rPr>
        <w:t>Permanent placement</w:t>
      </w:r>
      <w:r w:rsidRPr="000F1A8C">
        <w:t>:</w:t>
      </w:r>
      <w:r>
        <w:t xml:space="preserve"> Machete will track both temporary and permanent work placement. Permanent job placement can be identified by setting this value to ‘yes’; otherwise, leave it as ‘no’.</w:t>
      </w:r>
    </w:p>
    <w:p w:rsidR="000F1A8C" w:rsidRDefault="000F1A8C" w:rsidP="000F1A8C">
      <w:pPr>
        <w:pStyle w:val="ListParagraph"/>
        <w:numPr>
          <w:ilvl w:val="0"/>
          <w:numId w:val="15"/>
        </w:numPr>
      </w:pPr>
      <w:r>
        <w:rPr>
          <w:u w:val="single"/>
        </w:rPr>
        <w:t>English required</w:t>
      </w:r>
      <w:r w:rsidRPr="000F1A8C">
        <w:t>:</w:t>
      </w:r>
      <w:r>
        <w:t xml:space="preserve"> Machete has both a required English level for each work assignment and a general </w:t>
      </w:r>
      <w:r w:rsidR="00A93372">
        <w:t>English required field. The field on the work order is general; when set to ‘yes’, it reveals an additional text box to record employer requests regarding language skill requirements. The use of this field is optional and does not affect any other parts of the Machete system.</w:t>
      </w:r>
    </w:p>
    <w:p w:rsidR="00A93372" w:rsidRDefault="00A93372" w:rsidP="000F1A8C">
      <w:pPr>
        <w:pStyle w:val="ListParagraph"/>
        <w:numPr>
          <w:ilvl w:val="0"/>
          <w:numId w:val="15"/>
        </w:numPr>
      </w:pPr>
      <w:r>
        <w:rPr>
          <w:u w:val="single"/>
        </w:rPr>
        <w:t>Worker Requests</w:t>
      </w:r>
      <w:r w:rsidRPr="00A93372">
        <w:t>:</w:t>
      </w:r>
      <w:r>
        <w:t xml:space="preserve"> The worker requests buttons allow the user to find and record when an employer requests a specific user. The ‘add’ button creates a modal dialog box that allows the user to search through existing workers, by name or membership ID number. The table within the dialog box works the same way as other tables in Machete: search using the search box and select a record by double-clicking on the record row. </w:t>
      </w:r>
    </w:p>
    <w:p w:rsidR="006C6800" w:rsidRDefault="006C6800" w:rsidP="006C6800">
      <w:pPr>
        <w:pStyle w:val="ListParagraph"/>
        <w:ind w:left="0"/>
      </w:pPr>
      <w:r>
        <w:rPr>
          <w:noProof/>
        </w:rPr>
        <w:drawing>
          <wp:inline distT="0" distB="0" distL="0" distR="0" wp14:anchorId="770A8E9A" wp14:editId="6B0DAF64">
            <wp:extent cx="5931535" cy="1991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1991360"/>
                    </a:xfrm>
                    <a:prstGeom prst="rect">
                      <a:avLst/>
                    </a:prstGeom>
                    <a:noFill/>
                    <a:ln>
                      <a:noFill/>
                    </a:ln>
                  </pic:spPr>
                </pic:pic>
              </a:graphicData>
            </a:graphic>
          </wp:inline>
        </w:drawing>
      </w:r>
    </w:p>
    <w:p w:rsidR="00A93372" w:rsidRDefault="00A93372" w:rsidP="00A93372">
      <w:pPr>
        <w:pStyle w:val="ListParagraph"/>
      </w:pPr>
      <w:r w:rsidRPr="00A93372">
        <w:t>The re</w:t>
      </w:r>
      <w:r>
        <w:t>quests are used in the dispatch process. Workers specifically requested by an employer are visible on the dispatch page using the ‘Requested’ filter. Using the worker requests feature is important because it rewards workers for hard work. The request is tracked by Machete and will be used in reporting and customer satisfaction analysis.</w:t>
      </w:r>
    </w:p>
    <w:p w:rsidR="00133547" w:rsidRPr="00A93372" w:rsidRDefault="00133547" w:rsidP="00133547">
      <w:pPr>
        <w:pStyle w:val="ListParagraph"/>
        <w:numPr>
          <w:ilvl w:val="0"/>
          <w:numId w:val="15"/>
        </w:numPr>
      </w:pPr>
      <w:r w:rsidRPr="00133547">
        <w:rPr>
          <w:u w:val="single"/>
        </w:rPr>
        <w:t>Work order status</w:t>
      </w:r>
      <w:r>
        <w:t>: The status of a work order is important for processing work orders. While users of Machete cannot edit the status directly, managers are able to set the status of an order. Order status will be documented in the Work Orders section of the documentation, below.</w:t>
      </w:r>
    </w:p>
    <w:p w:rsidR="0060773A" w:rsidRDefault="0060773A">
      <w:pPr>
        <w:rPr>
          <w:ins w:id="449" w:author="jimm" w:date="2012-04-14T21:51:00Z"/>
          <w:caps/>
          <w:spacing w:val="15"/>
          <w:sz w:val="22"/>
          <w:szCs w:val="22"/>
        </w:rPr>
      </w:pPr>
      <w:ins w:id="450" w:author="jimm" w:date="2012-04-14T21:51:00Z">
        <w:r>
          <w:br w:type="page"/>
        </w:r>
      </w:ins>
    </w:p>
    <w:p w:rsidR="005914D9" w:rsidRDefault="0049454C" w:rsidP="005914D9">
      <w:pPr>
        <w:pStyle w:val="Heading2"/>
      </w:pPr>
      <w:bookmarkStart w:id="451" w:name="_Toc322213610"/>
      <w:r>
        <w:lastRenderedPageBreak/>
        <w:t xml:space="preserve">Searching for and </w:t>
      </w:r>
      <w:r w:rsidR="005914D9">
        <w:t>editing an existing work order</w:t>
      </w:r>
      <w:bookmarkEnd w:id="451"/>
    </w:p>
    <w:p w:rsidR="006A2A29" w:rsidRDefault="005914D9" w:rsidP="006A2A29">
      <w:r>
        <w:t xml:space="preserve">There are two ways to </w:t>
      </w:r>
      <w:r w:rsidR="0049454C">
        <w:t xml:space="preserve">access (and edit) </w:t>
      </w:r>
      <w:r>
        <w:t xml:space="preserve">an existing work order. The first method is through the employer page and the second is through </w:t>
      </w:r>
      <w:r w:rsidR="00157408">
        <w:t>the work order page.</w:t>
      </w:r>
      <w:r w:rsidR="0049454C">
        <w:t xml:space="preserve"> The employer page organizes work orders by employer; if you’re looking for a work order for a specific employer, use the employer page. </w:t>
      </w:r>
    </w:p>
    <w:p w:rsidR="0049454C" w:rsidRDefault="0049454C" w:rsidP="006A2A29">
      <w:r>
        <w:t>If you’re looking for a work order based on work order ID, date of work, or address, or phone number, use the work order page. The work order page allows the user to search these fields for all work orders, and allows you to open the record directly from the table. Double-click on a record to open it.</w:t>
      </w:r>
    </w:p>
    <w:p w:rsidR="000D2FAE" w:rsidRDefault="000D2FAE" w:rsidP="0049454C">
      <w:pPr>
        <w:pStyle w:val="Heading2"/>
        <w:rPr>
          <w:ins w:id="452" w:author="jimm" w:date="2012-04-14T19:43:00Z"/>
        </w:rPr>
      </w:pPr>
      <w:bookmarkStart w:id="453" w:name="_Toc322213611"/>
      <w:ins w:id="454" w:author="jimm" w:date="2012-04-14T19:43:00Z">
        <w:r>
          <w:t>Moving a Work Order to a different employer</w:t>
        </w:r>
        <w:bookmarkEnd w:id="453"/>
      </w:ins>
    </w:p>
    <w:p w:rsidR="000D2FAE" w:rsidRDefault="000D2FAE">
      <w:pPr>
        <w:rPr>
          <w:ins w:id="455" w:author="jimm" w:date="2012-04-14T19:48:00Z"/>
        </w:rPr>
        <w:pPrChange w:id="456" w:author="jimm" w:date="2012-04-14T19:44:00Z">
          <w:pPr>
            <w:pStyle w:val="Heading2"/>
          </w:pPr>
        </w:pPrChange>
      </w:pPr>
      <w:ins w:id="457" w:author="jimm" w:date="2012-04-14T19:44:00Z">
        <w:r>
          <w:t xml:space="preserve">Sometimes duplicate Employer records are created. </w:t>
        </w:r>
      </w:ins>
      <w:ins w:id="458" w:author="jimm" w:date="2012-04-14T19:47:00Z">
        <w:r>
          <w:t>You</w:t>
        </w:r>
      </w:ins>
      <w:ins w:id="459" w:author="jimm" w:date="2012-04-14T19:44:00Z">
        <w:r>
          <w:t xml:space="preserve"> may forget to search for the Employer before creating the record, or the Employer</w:t>
        </w:r>
      </w:ins>
      <w:ins w:id="460" w:author="jimm" w:date="2012-04-14T19:45:00Z">
        <w:r>
          <w:t xml:space="preserve">’s name or phone number may be incorrect, causing a the record not to be found when </w:t>
        </w:r>
      </w:ins>
      <w:ins w:id="461" w:author="jimm" w:date="2012-04-14T19:47:00Z">
        <w:r>
          <w:t xml:space="preserve">you </w:t>
        </w:r>
      </w:ins>
      <w:ins w:id="462" w:author="jimm" w:date="2012-04-14T19:45:00Z">
        <w:r>
          <w:t>search for</w:t>
        </w:r>
      </w:ins>
      <w:ins w:id="463" w:author="jimm" w:date="2012-04-14T19:46:00Z">
        <w:r>
          <w:t xml:space="preserve"> </w:t>
        </w:r>
      </w:ins>
      <w:ins w:id="464" w:author="jimm" w:date="2012-04-14T19:47:00Z">
        <w:r>
          <w:t>it</w:t>
        </w:r>
      </w:ins>
      <w:ins w:id="465" w:author="jimm" w:date="2012-04-14T19:46:00Z">
        <w:r>
          <w:t xml:space="preserve">. </w:t>
        </w:r>
      </w:ins>
      <w:ins w:id="466" w:author="jimm" w:date="2012-04-14T19:47:00Z">
        <w:r>
          <w:t xml:space="preserve">To clean up the duplicate Employer, a Manager needs to move all the Work Orders from the duplicate Employer to the true Employer </w:t>
        </w:r>
      </w:ins>
      <w:ins w:id="467" w:author="jimm" w:date="2012-04-14T19:48:00Z">
        <w:r>
          <w:t>record and then delete the duplicate Employer. To move a Work Order:</w:t>
        </w:r>
      </w:ins>
    </w:p>
    <w:p w:rsidR="000D2FAE" w:rsidRDefault="000D2FAE">
      <w:pPr>
        <w:pStyle w:val="ListParagraph"/>
        <w:numPr>
          <w:ilvl w:val="0"/>
          <w:numId w:val="15"/>
        </w:numPr>
        <w:rPr>
          <w:ins w:id="468" w:author="jimm" w:date="2012-04-14T19:49:00Z"/>
        </w:rPr>
        <w:pPrChange w:id="469" w:author="jimm" w:date="2012-04-14T19:49:00Z">
          <w:pPr>
            <w:pStyle w:val="Heading2"/>
          </w:pPr>
        </w:pPrChange>
      </w:pPr>
      <w:ins w:id="470" w:author="jimm" w:date="2012-04-14T19:49:00Z">
        <w:r>
          <w:t>Open the duplicate Employer record</w:t>
        </w:r>
      </w:ins>
    </w:p>
    <w:p w:rsidR="000D2FAE" w:rsidRDefault="000D2FAE">
      <w:pPr>
        <w:pStyle w:val="ListParagraph"/>
        <w:numPr>
          <w:ilvl w:val="0"/>
          <w:numId w:val="15"/>
        </w:numPr>
        <w:rPr>
          <w:ins w:id="471" w:author="jimm" w:date="2012-04-14T19:53:00Z"/>
        </w:rPr>
        <w:pPrChange w:id="472" w:author="jimm" w:date="2012-04-14T19:49:00Z">
          <w:pPr>
            <w:pStyle w:val="Heading2"/>
          </w:pPr>
        </w:pPrChange>
      </w:pPr>
      <w:ins w:id="473" w:author="jimm" w:date="2012-04-14T19:49:00Z">
        <w:r>
          <w:t>Open a Work Order from the duplicate record</w:t>
        </w:r>
      </w:ins>
    </w:p>
    <w:p w:rsidR="000D2FAE" w:rsidRDefault="000D2FAE">
      <w:pPr>
        <w:pStyle w:val="ListParagraph"/>
        <w:numPr>
          <w:ilvl w:val="0"/>
          <w:numId w:val="15"/>
        </w:numPr>
        <w:rPr>
          <w:ins w:id="474" w:author="jimm" w:date="2012-04-14T19:53:00Z"/>
        </w:rPr>
        <w:pPrChange w:id="475" w:author="jimm" w:date="2012-04-14T19:49:00Z">
          <w:pPr>
            <w:pStyle w:val="Heading2"/>
          </w:pPr>
        </w:pPrChange>
      </w:pPr>
      <w:ins w:id="476" w:author="jimm" w:date="2012-04-14T19:53:00Z">
        <w:r>
          <w:t>Click on the Change Employer button</w:t>
        </w:r>
      </w:ins>
    </w:p>
    <w:p w:rsidR="000D2FAE" w:rsidRDefault="000D2FAE">
      <w:pPr>
        <w:rPr>
          <w:ins w:id="477" w:author="jimm" w:date="2012-04-14T19:55:00Z"/>
        </w:rPr>
        <w:pPrChange w:id="478" w:author="jimm" w:date="2012-04-14T19:52:00Z">
          <w:pPr>
            <w:pStyle w:val="Heading2"/>
          </w:pPr>
        </w:pPrChange>
      </w:pPr>
      <w:ins w:id="479" w:author="jimm" w:date="2012-04-14T19:53:00Z">
        <w:r w:rsidRPr="00700073">
          <w:rPr>
            <w:noProof/>
          </w:rPr>
          <w:drawing>
            <wp:inline distT="0" distB="0" distL="0" distR="0">
              <wp:extent cx="5938520" cy="26358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2635885"/>
                      </a:xfrm>
                      <a:prstGeom prst="rect">
                        <a:avLst/>
                      </a:prstGeom>
                      <a:noFill/>
                      <a:ln>
                        <a:noFill/>
                      </a:ln>
                    </pic:spPr>
                  </pic:pic>
                </a:graphicData>
              </a:graphic>
            </wp:inline>
          </w:drawing>
        </w:r>
      </w:ins>
    </w:p>
    <w:p w:rsidR="001355AE" w:rsidRDefault="001355AE" w:rsidP="001355AE">
      <w:pPr>
        <w:pStyle w:val="ListParagraph"/>
        <w:numPr>
          <w:ilvl w:val="0"/>
          <w:numId w:val="15"/>
        </w:numPr>
        <w:rPr>
          <w:ins w:id="480" w:author="jimm" w:date="2012-04-14T19:55:00Z"/>
        </w:rPr>
      </w:pPr>
      <w:ins w:id="481" w:author="jimm" w:date="2012-04-14T19:55:00Z">
        <w:r>
          <w:t>Find the true Employer record in the list</w:t>
        </w:r>
      </w:ins>
    </w:p>
    <w:p w:rsidR="001355AE" w:rsidRDefault="001355AE" w:rsidP="001355AE">
      <w:pPr>
        <w:pStyle w:val="ListParagraph"/>
        <w:numPr>
          <w:ilvl w:val="0"/>
          <w:numId w:val="15"/>
        </w:numPr>
        <w:rPr>
          <w:ins w:id="482" w:author="jimm" w:date="2012-04-14T19:55:00Z"/>
        </w:rPr>
      </w:pPr>
      <w:ins w:id="483" w:author="jimm" w:date="2012-04-14T19:55:00Z">
        <w:r>
          <w:t>Double click on true Employer record</w:t>
        </w:r>
      </w:ins>
    </w:p>
    <w:p w:rsidR="001355AE" w:rsidRDefault="001355AE" w:rsidP="001355AE">
      <w:pPr>
        <w:pStyle w:val="ListParagraph"/>
        <w:numPr>
          <w:ilvl w:val="0"/>
          <w:numId w:val="15"/>
        </w:numPr>
        <w:rPr>
          <w:ins w:id="484" w:author="jimm" w:date="2012-04-14T19:55:00Z"/>
        </w:rPr>
      </w:pPr>
      <w:ins w:id="485" w:author="jimm" w:date="2012-04-14T19:55:00Z">
        <w:r>
          <w:t>Verify that you want to move the Work Order and click the Move button</w:t>
        </w:r>
      </w:ins>
    </w:p>
    <w:p w:rsidR="001355AE" w:rsidRDefault="001355AE">
      <w:pPr>
        <w:rPr>
          <w:ins w:id="486" w:author="jimm" w:date="2012-04-14T20:32:00Z"/>
        </w:rPr>
        <w:pPrChange w:id="487" w:author="jimm" w:date="2012-04-14T19:52:00Z">
          <w:pPr>
            <w:pStyle w:val="Heading2"/>
          </w:pPr>
        </w:pPrChange>
      </w:pPr>
      <w:ins w:id="488" w:author="jimm" w:date="2012-04-14T19:57:00Z">
        <w:r w:rsidRPr="00700073">
          <w:rPr>
            <w:noProof/>
          </w:rPr>
          <w:lastRenderedPageBreak/>
          <w:drawing>
            <wp:inline distT="0" distB="0" distL="0" distR="0">
              <wp:extent cx="5938520" cy="169989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1699895"/>
                      </a:xfrm>
                      <a:prstGeom prst="rect">
                        <a:avLst/>
                      </a:prstGeom>
                      <a:noFill/>
                      <a:ln>
                        <a:noFill/>
                      </a:ln>
                    </pic:spPr>
                  </pic:pic>
                </a:graphicData>
              </a:graphic>
            </wp:inline>
          </w:drawing>
        </w:r>
      </w:ins>
    </w:p>
    <w:p w:rsidR="00FF0D9B" w:rsidRPr="00700073" w:rsidRDefault="00FF0D9B">
      <w:pPr>
        <w:pStyle w:val="ListParagraph"/>
        <w:numPr>
          <w:ilvl w:val="0"/>
          <w:numId w:val="25"/>
        </w:numPr>
        <w:rPr>
          <w:ins w:id="489" w:author="jimm" w:date="2012-04-14T19:43:00Z"/>
        </w:rPr>
        <w:pPrChange w:id="490" w:author="jimm" w:date="2012-04-14T20:32:00Z">
          <w:pPr>
            <w:pStyle w:val="Heading2"/>
          </w:pPr>
        </w:pPrChange>
      </w:pPr>
      <w:ins w:id="491" w:author="jimm" w:date="2012-04-14T20:32:00Z">
        <w:r>
          <w:t>The move happens immediately and the List tab for the open Employer record is refreshed</w:t>
        </w:r>
      </w:ins>
    </w:p>
    <w:p w:rsidR="0049454C" w:rsidRDefault="0049454C" w:rsidP="0049454C">
      <w:pPr>
        <w:pStyle w:val="Heading2"/>
      </w:pPr>
      <w:bookmarkStart w:id="492" w:name="_Toc322213612"/>
      <w:r>
        <w:t>Deleting work orders</w:t>
      </w:r>
      <w:bookmarkEnd w:id="492"/>
    </w:p>
    <w:p w:rsidR="0049454C" w:rsidRDefault="0049454C" w:rsidP="0049454C">
      <w:r>
        <w:t>To delete a work order, open the work order record from either the employer or the work order page. Click the delete button on the right side of the work order record. A dialog box will confirm if the users really intends to delete the record.</w:t>
      </w:r>
    </w:p>
    <w:p w:rsidR="0049454C" w:rsidRDefault="0049454C" w:rsidP="0049454C">
      <w:r>
        <w:t>Deleting a work order record will delete the work order, all associated work assignments, and all survey data associated with the work order. Deleting work orders should only be done to remove duplicate entries.</w:t>
      </w:r>
    </w:p>
    <w:p w:rsidR="002B2B1E" w:rsidRDefault="002B2B1E" w:rsidP="002B2B1E">
      <w:pPr>
        <w:pStyle w:val="Heading2"/>
      </w:pPr>
      <w:bookmarkStart w:id="493" w:name="_Toc322213613"/>
      <w:r>
        <w:t>Creating a new work assignment</w:t>
      </w:r>
      <w:bookmarkEnd w:id="493"/>
    </w:p>
    <w:p w:rsidR="002B2B1E" w:rsidRDefault="000C6038" w:rsidP="002B2B1E">
      <w:r>
        <w:t xml:space="preserve">After saving a new work order, the user is automatically presented with </w:t>
      </w:r>
      <w:proofErr w:type="gramStart"/>
      <w:r>
        <w:t>the create</w:t>
      </w:r>
      <w:proofErr w:type="gramEnd"/>
      <w:r>
        <w:t xml:space="preserve"> new work assignment tab. This behavior is different from other tabs; after creating an employer or a person record, the user is shown the list tab for subsequent records. </w:t>
      </w:r>
      <w:proofErr w:type="gramStart"/>
      <w:r>
        <w:t>This difference</w:t>
      </w:r>
      <w:proofErr w:type="gramEnd"/>
      <w:r>
        <w:t xml:space="preserve"> in behavior stream-lines the order entry because a new work order requires at least one work assignment to be complete and eligible for activation.</w:t>
      </w:r>
    </w:p>
    <w:p w:rsidR="000C6038" w:rsidRDefault="008C280B" w:rsidP="002B2B1E">
      <w:ins w:id="494" w:author="jimm" w:date="2012-04-14T20:50:00Z">
        <w:r>
          <w:rPr>
            <w:noProof/>
          </w:rPr>
          <w:drawing>
            <wp:inline distT="0" distB="0" distL="0" distR="0">
              <wp:extent cx="5938520" cy="1463040"/>
              <wp:effectExtent l="0" t="0" r="508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1463040"/>
                      </a:xfrm>
                      <a:prstGeom prst="rect">
                        <a:avLst/>
                      </a:prstGeom>
                      <a:noFill/>
                      <a:ln>
                        <a:noFill/>
                      </a:ln>
                    </pic:spPr>
                  </pic:pic>
                </a:graphicData>
              </a:graphic>
            </wp:inline>
          </w:drawing>
        </w:r>
      </w:ins>
      <w:del w:id="495" w:author="jimm" w:date="2012-04-14T20:50:00Z">
        <w:r w:rsidR="000C6038" w:rsidDel="008C280B">
          <w:rPr>
            <w:noProof/>
          </w:rPr>
          <w:drawing>
            <wp:inline distT="0" distB="0" distL="0" distR="0" wp14:anchorId="24CB90AA" wp14:editId="307996EF">
              <wp:extent cx="5939790" cy="147955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479550"/>
                      </a:xfrm>
                      <a:prstGeom prst="rect">
                        <a:avLst/>
                      </a:prstGeom>
                      <a:noFill/>
                      <a:ln>
                        <a:noFill/>
                      </a:ln>
                    </pic:spPr>
                  </pic:pic>
                </a:graphicData>
              </a:graphic>
            </wp:inline>
          </w:drawing>
        </w:r>
      </w:del>
    </w:p>
    <w:p w:rsidR="000C6038" w:rsidRDefault="000C6038" w:rsidP="000C6038">
      <w:pPr>
        <w:pStyle w:val="Heading3"/>
      </w:pPr>
      <w:bookmarkStart w:id="496" w:name="_Toc322213614"/>
      <w:r>
        <w:lastRenderedPageBreak/>
        <w:t>Work assignment fields</w:t>
      </w:r>
      <w:bookmarkEnd w:id="496"/>
    </w:p>
    <w:p w:rsidR="000C6038" w:rsidRDefault="000C6038" w:rsidP="000C6038">
      <w:r>
        <w:t xml:space="preserve">The fields of </w:t>
      </w:r>
      <w:proofErr w:type="gramStart"/>
      <w:r>
        <w:t>the create</w:t>
      </w:r>
      <w:proofErr w:type="gramEnd"/>
      <w:r>
        <w:t xml:space="preserve"> new work assignment tab are as follows:</w:t>
      </w:r>
    </w:p>
    <w:p w:rsidR="000C6038" w:rsidRDefault="000C6038" w:rsidP="000C6038">
      <w:pPr>
        <w:pStyle w:val="ListParagraph"/>
        <w:numPr>
          <w:ilvl w:val="0"/>
          <w:numId w:val="15"/>
        </w:numPr>
      </w:pPr>
      <w:r w:rsidRPr="000C6038">
        <w:rPr>
          <w:u w:val="single"/>
        </w:rPr>
        <w:t>English level</w:t>
      </w:r>
      <w:r>
        <w:t xml:space="preserve">: The English level is used to filter worker eligibility in the dispatch page. When filtering for eligibility based on a worker’s specific skills, assignments will be visible only if </w:t>
      </w:r>
      <w:proofErr w:type="gramStart"/>
      <w:r>
        <w:t>the it</w:t>
      </w:r>
      <w:proofErr w:type="gramEnd"/>
      <w:r>
        <w:t xml:space="preserve">’s English level is equal or lesser than the worker’s skill level. </w:t>
      </w:r>
    </w:p>
    <w:p w:rsidR="000C6038" w:rsidRDefault="000C6038" w:rsidP="000C6038">
      <w:pPr>
        <w:pStyle w:val="ListParagraph"/>
        <w:numPr>
          <w:ilvl w:val="0"/>
          <w:numId w:val="15"/>
        </w:numPr>
      </w:pPr>
      <w:r>
        <w:rPr>
          <w:u w:val="single"/>
        </w:rPr>
        <w:t>Skill</w:t>
      </w:r>
      <w:r w:rsidRPr="000C6038">
        <w:t>:</w:t>
      </w:r>
      <w:r>
        <w:t xml:space="preserve"> The skill field identifies the type of work to be performed and the necessary skill required to complete the work. The skill selected will pre-populate other fiel</w:t>
      </w:r>
      <w:r w:rsidR="00F8591C">
        <w:t xml:space="preserve">ds, such as the hourly wage and hours of work. Some skills are general skills, available to any worker. Other skills, such as </w:t>
      </w:r>
      <w:proofErr w:type="spellStart"/>
      <w:r w:rsidR="00F8591C">
        <w:t>Chambita</w:t>
      </w:r>
      <w:proofErr w:type="spellEnd"/>
      <w:r w:rsidR="00F8591C">
        <w:t xml:space="preserve"> skills, will lock the wage, hours, and days of work.</w:t>
      </w:r>
    </w:p>
    <w:p w:rsidR="00F8591C" w:rsidRDefault="00F8591C" w:rsidP="00F8591C">
      <w:pPr>
        <w:pStyle w:val="ListParagraph"/>
      </w:pPr>
      <w:r>
        <w:t xml:space="preserve">Specialty skills require a worker with a specific skill set; selecting a specialty skill will affect which workers are eligible in the dispatch page. </w:t>
      </w:r>
    </w:p>
    <w:p w:rsidR="00F8591C" w:rsidRDefault="00F8591C" w:rsidP="00F8591C">
      <w:pPr>
        <w:pStyle w:val="ListParagraph"/>
        <w:numPr>
          <w:ilvl w:val="0"/>
          <w:numId w:val="15"/>
        </w:numPr>
        <w:rPr>
          <w:ins w:id="497" w:author="jimm" w:date="2012-04-14T20:51:00Z"/>
        </w:rPr>
      </w:pPr>
      <w:proofErr w:type="spellStart"/>
      <w:proofErr w:type="gramStart"/>
      <w:r w:rsidRPr="00F8591C">
        <w:rPr>
          <w:u w:val="single"/>
        </w:rPr>
        <w:t>pseudoID</w:t>
      </w:r>
      <w:proofErr w:type="spellEnd"/>
      <w:proofErr w:type="gramEnd"/>
      <w:r>
        <w:t>: The pseudo ID is a display field and shows a counter used to distinguish between different assignments in a work order. It is not editable.</w:t>
      </w:r>
    </w:p>
    <w:p w:rsidR="008C280B" w:rsidRDefault="008C280B" w:rsidP="00F8591C">
      <w:pPr>
        <w:pStyle w:val="ListParagraph"/>
        <w:numPr>
          <w:ilvl w:val="0"/>
          <w:numId w:val="15"/>
        </w:numPr>
      </w:pPr>
      <w:ins w:id="498" w:author="jimm" w:date="2012-04-14T20:51:00Z">
        <w:r>
          <w:rPr>
            <w:u w:val="single"/>
          </w:rPr>
          <w:t>Hours of work and Hour Range</w:t>
        </w:r>
        <w:r w:rsidRPr="008C280B">
          <w:rPr>
            <w:rPrChange w:id="499" w:author="jimm" w:date="2012-04-14T20:51:00Z">
              <w:rPr>
                <w:u w:val="single"/>
              </w:rPr>
            </w:rPrChange>
          </w:rPr>
          <w:t>:</w:t>
        </w:r>
        <w:r>
          <w:t xml:space="preserve"> The Hours of work field is the minimum hours of work required, or the total hours </w:t>
        </w:r>
      </w:ins>
      <w:ins w:id="500" w:author="jimm" w:date="2012-04-14T20:53:00Z">
        <w:r>
          <w:t>required</w:t>
        </w:r>
      </w:ins>
      <w:ins w:id="501" w:author="jimm" w:date="2012-04-14T20:51:00Z">
        <w:r>
          <w:t>. The Hour range field is the maximum, if the Employer is unsure.</w:t>
        </w:r>
      </w:ins>
    </w:p>
    <w:p w:rsidR="00F8591C" w:rsidRDefault="00F8591C" w:rsidP="00F8591C">
      <w:pPr>
        <w:pStyle w:val="ListParagraph"/>
        <w:numPr>
          <w:ilvl w:val="0"/>
          <w:numId w:val="15"/>
        </w:numPr>
      </w:pPr>
      <w:r>
        <w:rPr>
          <w:u w:val="single"/>
        </w:rPr>
        <w:t>Additional information</w:t>
      </w:r>
      <w:r w:rsidRPr="00F8591C">
        <w:t>:</w:t>
      </w:r>
      <w:r>
        <w:t xml:space="preserve"> This field allows the user to enter specific requests from the employer for this position. The field is different for every assignment in the work order, allowing for additional information specific to the assignment. Users should use the ‘description’ field on the work order record for information general to the entire work order (warnings, directions to access the premises, etc.)</w:t>
      </w:r>
    </w:p>
    <w:p w:rsidR="00FE5B23" w:rsidRDefault="00FE5B23" w:rsidP="00FE5B23">
      <w:pPr>
        <w:pStyle w:val="Heading3"/>
      </w:pPr>
      <w:bookmarkStart w:id="502" w:name="_Toc322213615"/>
      <w:r>
        <w:t>Work assignment buttons</w:t>
      </w:r>
      <w:bookmarkEnd w:id="502"/>
    </w:p>
    <w:p w:rsidR="00FE5B23" w:rsidRDefault="00FE5B23" w:rsidP="00FE5B23">
      <w:proofErr w:type="gramStart"/>
      <w:r>
        <w:t>When</w:t>
      </w:r>
      <w:r w:rsidR="008E68F8">
        <w:t xml:space="preserve"> creating a new assignment</w:t>
      </w:r>
      <w:r>
        <w:t>, the only button available is the save button.</w:t>
      </w:r>
      <w:proofErr w:type="gramEnd"/>
      <w:r>
        <w:t xml:space="preserve"> Once the assignment is saved, the new assignment record tab is opened, and additional buttons are available.</w:t>
      </w:r>
    </w:p>
    <w:p w:rsidR="00FE5B23" w:rsidRDefault="00FE5B23" w:rsidP="00FE5B23">
      <w:pPr>
        <w:pStyle w:val="ListParagraph"/>
        <w:numPr>
          <w:ilvl w:val="0"/>
          <w:numId w:val="17"/>
        </w:numPr>
      </w:pPr>
      <w:r w:rsidRPr="00FE5B23">
        <w:rPr>
          <w:u w:val="single"/>
        </w:rPr>
        <w:t>Duplicate assignment</w:t>
      </w:r>
      <w:r w:rsidR="008E68F8">
        <w:t>: B</w:t>
      </w:r>
      <w:r>
        <w:t xml:space="preserve">ecause many assignments are the same on a work order, the duplicate assignment button allows the user to quickly duplicate the assignment in the open assignment record tab. This button will sake the current assignment, </w:t>
      </w:r>
      <w:proofErr w:type="gramStart"/>
      <w:r>
        <w:t>copy</w:t>
      </w:r>
      <w:proofErr w:type="gramEnd"/>
      <w:r>
        <w:t xml:space="preserve"> it and save the new record, and open the newly created assignment as well. </w:t>
      </w:r>
    </w:p>
    <w:p w:rsidR="008E68F8" w:rsidRPr="00FE5B23" w:rsidRDefault="008E68F8" w:rsidP="00FE5B23">
      <w:pPr>
        <w:pStyle w:val="ListParagraph"/>
        <w:numPr>
          <w:ilvl w:val="0"/>
          <w:numId w:val="17"/>
        </w:numPr>
      </w:pPr>
      <w:r>
        <w:rPr>
          <w:u w:val="single"/>
        </w:rPr>
        <w:t>Delete</w:t>
      </w:r>
      <w:r w:rsidRPr="008E68F8">
        <w:t>:</w:t>
      </w:r>
      <w:r>
        <w:t xml:space="preserve"> Deletes the assignment and any associated survey data for the assignment.</w:t>
      </w:r>
    </w:p>
    <w:p w:rsidR="00FE5B23" w:rsidRDefault="008C280B" w:rsidP="00FE5B23">
      <w:ins w:id="503" w:author="jimm" w:date="2012-04-14T20:49:00Z">
        <w:r>
          <w:rPr>
            <w:noProof/>
          </w:rPr>
          <w:lastRenderedPageBreak/>
          <w:drawing>
            <wp:inline distT="0" distB="0" distL="0" distR="0">
              <wp:extent cx="5938520" cy="1635125"/>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1635125"/>
                      </a:xfrm>
                      <a:prstGeom prst="rect">
                        <a:avLst/>
                      </a:prstGeom>
                      <a:noFill/>
                      <a:ln>
                        <a:noFill/>
                      </a:ln>
                    </pic:spPr>
                  </pic:pic>
                </a:graphicData>
              </a:graphic>
            </wp:inline>
          </w:drawing>
        </w:r>
      </w:ins>
      <w:del w:id="504" w:author="jimm" w:date="2012-04-14T20:49:00Z">
        <w:r w:rsidR="00FE5B23" w:rsidDel="008C280B">
          <w:rPr>
            <w:noProof/>
          </w:rPr>
          <w:drawing>
            <wp:inline distT="0" distB="0" distL="0" distR="0" wp14:anchorId="0ECCB747" wp14:editId="5E9FCD3F">
              <wp:extent cx="5939790" cy="14941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494155"/>
                      </a:xfrm>
                      <a:prstGeom prst="rect">
                        <a:avLst/>
                      </a:prstGeom>
                      <a:noFill/>
                      <a:ln>
                        <a:noFill/>
                      </a:ln>
                    </pic:spPr>
                  </pic:pic>
                </a:graphicData>
              </a:graphic>
            </wp:inline>
          </w:drawing>
        </w:r>
      </w:del>
    </w:p>
    <w:p w:rsidR="00FE5B23" w:rsidRDefault="00FE5B23" w:rsidP="00FE5B23">
      <w:pPr>
        <w:pStyle w:val="ListParagraph"/>
        <w:numPr>
          <w:ilvl w:val="0"/>
          <w:numId w:val="17"/>
        </w:numPr>
      </w:pPr>
      <w:r w:rsidRPr="00FE5B23">
        <w:rPr>
          <w:u w:val="single"/>
        </w:rPr>
        <w:t>Activate order</w:t>
      </w:r>
      <w:r>
        <w:t>:</w:t>
      </w:r>
      <w:r w:rsidR="00F37766">
        <w:t xml:space="preserve"> Once a work assignment </w:t>
      </w:r>
      <w:r w:rsidR="00D94207">
        <w:t xml:space="preserve">is saved, the list work assignment tabs is shown and an ‘activate </w:t>
      </w:r>
      <w:proofErr w:type="spellStart"/>
      <w:r w:rsidR="00D94207">
        <w:t>order’button</w:t>
      </w:r>
      <w:proofErr w:type="spellEnd"/>
      <w:r w:rsidR="00D94207">
        <w:t xml:space="preserve"> appears. The button is not visible until at least one assignment is created, because a work order is not complete until there is at least assignment.</w:t>
      </w:r>
    </w:p>
    <w:p w:rsidR="00FE5B23" w:rsidRDefault="00FE5B23" w:rsidP="00FE5B23">
      <w:r>
        <w:rPr>
          <w:noProof/>
        </w:rPr>
        <w:drawing>
          <wp:inline distT="0" distB="0" distL="0" distR="0" wp14:anchorId="23ADD549" wp14:editId="5EDC0AEA">
            <wp:extent cx="5939790" cy="13011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301115"/>
                    </a:xfrm>
                    <a:prstGeom prst="rect">
                      <a:avLst/>
                    </a:prstGeom>
                    <a:noFill/>
                    <a:ln>
                      <a:noFill/>
                    </a:ln>
                  </pic:spPr>
                </pic:pic>
              </a:graphicData>
            </a:graphic>
          </wp:inline>
        </w:drawing>
      </w:r>
    </w:p>
    <w:p w:rsidR="00D94207" w:rsidRPr="00FE5B23" w:rsidDel="00700073" w:rsidRDefault="00D94207" w:rsidP="00D41DA5">
      <w:pPr>
        <w:pStyle w:val="ListParagraph"/>
        <w:rPr>
          <w:del w:id="505" w:author="jimm" w:date="2012-04-15T10:54:00Z"/>
        </w:rPr>
      </w:pPr>
      <w:r w:rsidRPr="00D94207">
        <w:t>Click</w:t>
      </w:r>
      <w:r>
        <w:t>ing the activate order button will change the status of the order to active. It will also open the print page for the order. The user still has to print from the web browser to print the page.</w:t>
      </w:r>
    </w:p>
    <w:p w:rsidR="00A00A08" w:rsidRDefault="00A00A08" w:rsidP="00700073">
      <w:pPr>
        <w:pStyle w:val="ListParagraph"/>
        <w:rPr>
          <w:caps/>
          <w:spacing w:val="15"/>
          <w:sz w:val="22"/>
          <w:szCs w:val="22"/>
        </w:rPr>
        <w:pPrChange w:id="506" w:author="jimm" w:date="2012-04-15T10:54:00Z">
          <w:pPr/>
        </w:pPrChange>
      </w:pPr>
      <w:del w:id="507" w:author="jimm" w:date="2012-04-15T10:54:00Z">
        <w:r w:rsidDel="00700073">
          <w:br w:type="page"/>
        </w:r>
      </w:del>
      <w:ins w:id="508" w:author="jimm" w:date="2012-04-15T10:54:00Z">
        <w:r w:rsidR="00700073">
          <w:t xml:space="preserve"> </w:t>
        </w:r>
      </w:ins>
    </w:p>
    <w:p w:rsidR="005E4C10" w:rsidRDefault="006A2A29" w:rsidP="00362793">
      <w:pPr>
        <w:pStyle w:val="Heading2"/>
      </w:pPr>
      <w:r>
        <w:lastRenderedPageBreak/>
        <w:t xml:space="preserve"> </w:t>
      </w:r>
      <w:bookmarkStart w:id="509" w:name="_Toc322213616"/>
      <w:r w:rsidR="00362793">
        <w:t>Assigning a worker directly to an assignment (orphaned assignment)</w:t>
      </w:r>
      <w:bookmarkEnd w:id="509"/>
    </w:p>
    <w:p w:rsidR="005E4C10" w:rsidRDefault="006C6800" w:rsidP="005E4C10">
      <w:r>
        <w:t xml:space="preserve">Sometimes it is necessary to assign a worker to an assignment without using the dispatch process. Machete allows the user to assign a worker to a work assignment from inside the Employers page, when editing the information of the work assignment. </w:t>
      </w:r>
    </w:p>
    <w:p w:rsidR="00A00A08" w:rsidRDefault="00A00A08" w:rsidP="005E4C10">
      <w:pPr>
        <w:rPr>
          <w:noProof/>
        </w:rPr>
      </w:pPr>
      <w:r>
        <w:rPr>
          <w:noProof/>
        </w:rPr>
        <w:drawing>
          <wp:inline distT="0" distB="0" distL="0" distR="0" wp14:anchorId="3A9B9218" wp14:editId="7D406973">
            <wp:extent cx="5931535"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1666240"/>
                    </a:xfrm>
                    <a:prstGeom prst="rect">
                      <a:avLst/>
                    </a:prstGeom>
                    <a:noFill/>
                    <a:ln>
                      <a:noFill/>
                    </a:ln>
                  </pic:spPr>
                </pic:pic>
              </a:graphicData>
            </a:graphic>
          </wp:inline>
        </w:drawing>
      </w:r>
    </w:p>
    <w:p w:rsidR="005F04CE" w:rsidRDefault="00A00A08" w:rsidP="00A00A08">
      <w:pPr>
        <w:rPr>
          <w:noProof/>
        </w:rPr>
      </w:pPr>
      <w:r>
        <w:rPr>
          <w:noProof/>
        </w:rPr>
        <w:t xml:space="preserve">The dispatch information </w:t>
      </w:r>
      <w:r w:rsidR="005F04CE">
        <w:rPr>
          <w:noProof/>
        </w:rPr>
        <w:t>bar</w:t>
      </w:r>
      <w:r>
        <w:rPr>
          <w:noProof/>
        </w:rPr>
        <w:t xml:space="preserve"> is only visible to users who are managers or administrators in Machete. </w:t>
      </w:r>
      <w:r w:rsidR="005F04CE">
        <w:rPr>
          <w:noProof/>
        </w:rPr>
        <w:t>Clicking on the Dispatch Information bar will reveal the the buttons that allow the user to add a worker directly to the assignment.</w:t>
      </w:r>
    </w:p>
    <w:p w:rsidR="005F04CE" w:rsidRDefault="005F04CE" w:rsidP="00A00A08">
      <w:pPr>
        <w:rPr>
          <w:noProof/>
        </w:rPr>
      </w:pPr>
      <w:r>
        <w:rPr>
          <w:noProof/>
        </w:rPr>
        <w:drawing>
          <wp:inline distT="0" distB="0" distL="0" distR="0" wp14:anchorId="2B1A4C9A" wp14:editId="2AF9721C">
            <wp:extent cx="5937885" cy="5715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571500"/>
                    </a:xfrm>
                    <a:prstGeom prst="rect">
                      <a:avLst/>
                    </a:prstGeom>
                    <a:noFill/>
                    <a:ln>
                      <a:noFill/>
                    </a:ln>
                  </pic:spPr>
                </pic:pic>
              </a:graphicData>
            </a:graphic>
          </wp:inline>
        </w:drawing>
      </w:r>
    </w:p>
    <w:p w:rsidR="005F04CE" w:rsidRDefault="005F04CE" w:rsidP="00A00A08">
      <w:pPr>
        <w:rPr>
          <w:noProof/>
        </w:rPr>
      </w:pPr>
      <w:r>
        <w:rPr>
          <w:noProof/>
        </w:rPr>
        <w:t>Clicking on the Change button will reveal the worker dialog to select a worker.</w:t>
      </w:r>
    </w:p>
    <w:p w:rsidR="005F04CE" w:rsidRDefault="005F04CE" w:rsidP="00A00A08">
      <w:pPr>
        <w:rPr>
          <w:noProof/>
        </w:rPr>
      </w:pPr>
      <w:r>
        <w:rPr>
          <w:noProof/>
        </w:rPr>
        <w:drawing>
          <wp:inline distT="0" distB="0" distL="0" distR="0" wp14:anchorId="3E9B5E8F" wp14:editId="69876B3D">
            <wp:extent cx="5943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A00A08" w:rsidRDefault="005F04CE" w:rsidP="00A00A08">
      <w:pPr>
        <w:rPr>
          <w:noProof/>
        </w:rPr>
      </w:pPr>
      <w:r>
        <w:rPr>
          <w:noProof/>
        </w:rPr>
        <w:t xml:space="preserve">Note that using this method to change an assignment that was made through the dispatch page will also disconnect the </w:t>
      </w:r>
      <w:r w:rsidR="00C12632">
        <w:rPr>
          <w:noProof/>
        </w:rPr>
        <w:t>worker sign-in record from the work assignment.</w:t>
      </w:r>
      <w:r w:rsidR="00A00A08">
        <w:rPr>
          <w:noProof/>
        </w:rPr>
        <w:br w:type="page"/>
      </w:r>
    </w:p>
    <w:p w:rsidR="006A2A29" w:rsidRDefault="006A2A29" w:rsidP="008479B6">
      <w:pPr>
        <w:pStyle w:val="Heading1"/>
      </w:pPr>
      <w:bookmarkStart w:id="510" w:name="_Toc322213617"/>
      <w:r>
        <w:lastRenderedPageBreak/>
        <w:t>Work ORDERS</w:t>
      </w:r>
      <w:bookmarkEnd w:id="510"/>
    </w:p>
    <w:p w:rsidR="006A2A29" w:rsidRDefault="00D41DA5" w:rsidP="006A2A29">
      <w:r>
        <w:t>The work orders page allows the user to manage work orders, change their status, print work orders in bulk, and review the status of all work orders by day.</w:t>
      </w:r>
    </w:p>
    <w:p w:rsidR="00D41DA5" w:rsidRDefault="00BD653E" w:rsidP="006A2A29">
      <w:r>
        <w:rPr>
          <w:noProof/>
        </w:rPr>
        <w:drawing>
          <wp:inline distT="0" distB="0" distL="0" distR="0" wp14:anchorId="0B29F475" wp14:editId="6393D231">
            <wp:extent cx="5938520" cy="218630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2186305"/>
                    </a:xfrm>
                    <a:prstGeom prst="rect">
                      <a:avLst/>
                    </a:prstGeom>
                    <a:noFill/>
                    <a:ln>
                      <a:noFill/>
                    </a:ln>
                  </pic:spPr>
                </pic:pic>
              </a:graphicData>
            </a:graphic>
          </wp:inline>
        </w:drawing>
      </w:r>
    </w:p>
    <w:p w:rsidR="00680A7F" w:rsidRDefault="00680A7F" w:rsidP="006A2A29">
      <w:r>
        <w:t xml:space="preserve">There are two tabs on the work order page, the details tab and the summary tab. </w:t>
      </w:r>
    </w:p>
    <w:p w:rsidR="00680A7F" w:rsidRDefault="00680A7F" w:rsidP="00680A7F">
      <w:pPr>
        <w:pStyle w:val="Heading2"/>
      </w:pPr>
      <w:bookmarkStart w:id="511" w:name="_Toc322213618"/>
      <w:r>
        <w:t>Work order summary</w:t>
      </w:r>
      <w:bookmarkEnd w:id="511"/>
    </w:p>
    <w:p w:rsidR="00680A7F" w:rsidRDefault="00680A7F" w:rsidP="00680A7F">
      <w:r>
        <w:t xml:space="preserve">The work orders summary tab shows a grid of information. Each row represents a single day and the columns divide the work orders and assignments by their status. </w:t>
      </w:r>
    </w:p>
    <w:p w:rsidR="00680A7F" w:rsidRDefault="00680A7F" w:rsidP="00680A7F">
      <w:r>
        <w:rPr>
          <w:noProof/>
        </w:rPr>
        <w:drawing>
          <wp:inline distT="0" distB="0" distL="0" distR="0" wp14:anchorId="38F389A7" wp14:editId="71F49C10">
            <wp:extent cx="5939790" cy="14497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449705"/>
                    </a:xfrm>
                    <a:prstGeom prst="rect">
                      <a:avLst/>
                    </a:prstGeom>
                    <a:noFill/>
                    <a:ln>
                      <a:noFill/>
                    </a:ln>
                  </pic:spPr>
                </pic:pic>
              </a:graphicData>
            </a:graphic>
          </wp:inline>
        </w:drawing>
      </w:r>
    </w:p>
    <w:p w:rsidR="00093FD2" w:rsidRDefault="00680A7F" w:rsidP="00680A7F">
      <w:r>
        <w:t xml:space="preserve">The image above shows the work orders summary tab. There are 12 columns. </w:t>
      </w:r>
      <w:proofErr w:type="gramStart"/>
      <w:r>
        <w:t>The first 2 show date information.</w:t>
      </w:r>
      <w:proofErr w:type="gramEnd"/>
      <w:r>
        <w:t xml:space="preserve"> The remaining 10 columns show orders and assignments based on their status. </w:t>
      </w:r>
      <w:r w:rsidR="00093FD2">
        <w:t xml:space="preserve"> The summary tab shows both the order count and the assignment count because they can be different; this display gives dispatchers an instant count of how many workers are needed and how many orders need to be dispatched.</w:t>
      </w:r>
    </w:p>
    <w:p w:rsidR="00680A7F" w:rsidRDefault="009076E9" w:rsidP="009076E9">
      <w:pPr>
        <w:pStyle w:val="Heading3"/>
      </w:pPr>
      <w:bookmarkStart w:id="512" w:name="_Toc322213619"/>
      <w:r>
        <w:t>Summary functionality</w:t>
      </w:r>
      <w:bookmarkEnd w:id="512"/>
    </w:p>
    <w:p w:rsidR="009076E9" w:rsidRDefault="007A4A12" w:rsidP="009076E9">
      <w:r>
        <w:t xml:space="preserve">The summary </w:t>
      </w:r>
      <w:r w:rsidR="000C2779">
        <w:t>tab</w:t>
      </w:r>
      <w:r>
        <w:t xml:space="preserve"> simplifies printing and completing orders in a group. The following diagram illustrates the intended use of functionality on the summary tab.</w:t>
      </w:r>
    </w:p>
    <w:p w:rsidR="005B1F4A" w:rsidRDefault="005B1F4A" w:rsidP="000C2779">
      <w:pPr>
        <w:jc w:val="center"/>
      </w:pPr>
      <w:r>
        <w:object w:dxaOrig="7892" w:dyaOrig="2110">
          <v:shape id="_x0000_i1035" type="#_x0000_t75" style="width:394.35pt;height:105.5pt" o:ole="">
            <v:imagedata r:id="rId40" o:title=""/>
          </v:shape>
          <o:OLEObject Type="Embed" ProgID="Visio.Drawing.11" ShapeID="_x0000_i1035" DrawAspect="Content" ObjectID="_1396012202" r:id="rId41"/>
        </w:object>
      </w:r>
    </w:p>
    <w:p w:rsidR="000C2779" w:rsidRDefault="004579B3" w:rsidP="004579B3">
      <w:pPr>
        <w:ind w:left="720"/>
      </w:pPr>
      <w:r>
        <w:rPr>
          <w:b/>
        </w:rPr>
        <w:t xml:space="preserve">Note: </w:t>
      </w:r>
      <w:r w:rsidR="000C2779">
        <w:t xml:space="preserve">By double-clicking on a row in the summary page, the work order details page is activated and automatically filtered for the day corresponding to the row selected. </w:t>
      </w:r>
    </w:p>
    <w:p w:rsidR="000C2779" w:rsidRDefault="000E5F02" w:rsidP="000C2779">
      <w:pPr>
        <w:pStyle w:val="Heading3"/>
      </w:pPr>
      <w:bookmarkStart w:id="513" w:name="_Toc322213620"/>
      <w:r>
        <w:t>Summary buttons</w:t>
      </w:r>
      <w:bookmarkEnd w:id="513"/>
    </w:p>
    <w:p w:rsidR="007A4A12" w:rsidRDefault="000C2779" w:rsidP="000C2779">
      <w:r>
        <w:t>The following functionality is provided through buttons on the work order summary tab:</w:t>
      </w:r>
    </w:p>
    <w:p w:rsidR="000C2779" w:rsidRDefault="000C2779" w:rsidP="000C2779">
      <w:pPr>
        <w:pStyle w:val="ListParagraph"/>
        <w:numPr>
          <w:ilvl w:val="0"/>
          <w:numId w:val="17"/>
        </w:numPr>
      </w:pPr>
      <w:r w:rsidRPr="000C2779">
        <w:rPr>
          <w:u w:val="single"/>
        </w:rPr>
        <w:t>Print active orders</w:t>
      </w:r>
      <w:r>
        <w:t>: This button prints all active orders for a single day. The day is selected through a calendar dialog, which is accessed by clicking on the date field on the same row as the button. The date field is automatically populated with the current date.</w:t>
      </w:r>
    </w:p>
    <w:p w:rsidR="000C2779" w:rsidRDefault="000C2779" w:rsidP="000C2779">
      <w:pPr>
        <w:pStyle w:val="ListParagraph"/>
        <w:numPr>
          <w:ilvl w:val="0"/>
          <w:numId w:val="17"/>
        </w:numPr>
      </w:pPr>
      <w:r>
        <w:rPr>
          <w:u w:val="single"/>
        </w:rPr>
        <w:t>Print active &amp; assigned orders</w:t>
      </w:r>
      <w:r w:rsidRPr="000C2779">
        <w:t>:</w:t>
      </w:r>
      <w:r>
        <w:t xml:space="preserve"> This button prints all active and assigned orders for a single day. The day is selected through a calendar dialog; the current date is the default for the date. </w:t>
      </w:r>
    </w:p>
    <w:p w:rsidR="000C2779" w:rsidRDefault="000C2779" w:rsidP="000C2779">
      <w:pPr>
        <w:pStyle w:val="ListParagraph"/>
        <w:numPr>
          <w:ilvl w:val="0"/>
          <w:numId w:val="17"/>
        </w:numPr>
      </w:pPr>
      <w:r>
        <w:rPr>
          <w:u w:val="single"/>
        </w:rPr>
        <w:t>Complete active &amp; assigned orders</w:t>
      </w:r>
      <w:r w:rsidRPr="000C2779">
        <w:t>:</w:t>
      </w:r>
      <w:r>
        <w:t xml:space="preserve"> </w:t>
      </w:r>
      <w:r w:rsidR="004579B3">
        <w:t>This button sets the status to complete for all orders that are active and assigned for a single day. The day is selected through from the date field on the same row.</w:t>
      </w:r>
    </w:p>
    <w:p w:rsidR="000C2779" w:rsidRPr="009076E9" w:rsidRDefault="004579B3" w:rsidP="004579B3">
      <w:pPr>
        <w:pStyle w:val="ListParagraph"/>
      </w:pPr>
      <w:r>
        <w:t>The intended use is that orders will be assigned workers through the dispatch page. Orders will then be printed from the work order summary page, and completed from the work order summary page.</w:t>
      </w:r>
    </w:p>
    <w:p w:rsidR="00680A7F" w:rsidRDefault="00680A7F" w:rsidP="00680A7F">
      <w:pPr>
        <w:pStyle w:val="Heading2"/>
      </w:pPr>
      <w:bookmarkStart w:id="514" w:name="_Toc322213621"/>
      <w:r>
        <w:t>Work order details</w:t>
      </w:r>
      <w:bookmarkEnd w:id="514"/>
    </w:p>
    <w:p w:rsidR="00680A7F" w:rsidRDefault="004579B3" w:rsidP="00680A7F">
      <w:r>
        <w:t xml:space="preserve">The work order details </w:t>
      </w:r>
      <w:r w:rsidR="002A142E">
        <w:t>tab</w:t>
      </w:r>
      <w:r>
        <w:t xml:space="preserve"> provides access to all work orders and allows the user to search or filter the work orders to find specific work orders.</w:t>
      </w:r>
      <w:r w:rsidR="009A3F2D">
        <w:t xml:space="preserve"> Users can also open a work order record and edit it from the details tab.</w:t>
      </w:r>
    </w:p>
    <w:p w:rsidR="00BD653E" w:rsidRDefault="00BD653E" w:rsidP="00680A7F">
      <w:r>
        <w:rPr>
          <w:noProof/>
        </w:rPr>
        <w:drawing>
          <wp:inline distT="0" distB="0" distL="0" distR="0" wp14:anchorId="50140E31" wp14:editId="2C715BB9">
            <wp:extent cx="5937584" cy="28454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845612"/>
                    </a:xfrm>
                    <a:prstGeom prst="rect">
                      <a:avLst/>
                    </a:prstGeom>
                    <a:noFill/>
                    <a:ln>
                      <a:noFill/>
                    </a:ln>
                  </pic:spPr>
                </pic:pic>
              </a:graphicData>
            </a:graphic>
          </wp:inline>
        </w:drawing>
      </w:r>
    </w:p>
    <w:p w:rsidR="004579B3" w:rsidRDefault="002A142E" w:rsidP="002A142E">
      <w:pPr>
        <w:pStyle w:val="Heading3"/>
      </w:pPr>
      <w:bookmarkStart w:id="515" w:name="_Toc322213622"/>
      <w:r>
        <w:lastRenderedPageBreak/>
        <w:t>Details functionality</w:t>
      </w:r>
      <w:bookmarkEnd w:id="515"/>
    </w:p>
    <w:p w:rsidR="002A142E" w:rsidRDefault="009A3F2D" w:rsidP="002A142E">
      <w:r>
        <w:t>The details tab behaves like other list tabs. It provides searching and sorting functionality. The following fields are searched when text is entered into the search box:</w:t>
      </w:r>
    </w:p>
    <w:p w:rsidR="00362793" w:rsidRDefault="00362793" w:rsidP="009A3F2D">
      <w:pPr>
        <w:pStyle w:val="ListParagraph"/>
        <w:numPr>
          <w:ilvl w:val="0"/>
          <w:numId w:val="18"/>
        </w:numPr>
        <w:sectPr w:rsidR="00362793" w:rsidSect="00C92DC8">
          <w:headerReference w:type="default" r:id="rId43"/>
          <w:footerReference w:type="default" r:id="rId44"/>
          <w:pgSz w:w="12240" w:h="15840"/>
          <w:pgMar w:top="1440" w:right="1440" w:bottom="1440" w:left="1440" w:header="720" w:footer="720" w:gutter="0"/>
          <w:cols w:space="720"/>
          <w:titlePg/>
          <w:docGrid w:linePitch="360"/>
        </w:sectPr>
      </w:pPr>
    </w:p>
    <w:p w:rsidR="009A3F2D" w:rsidRDefault="009A3F2D" w:rsidP="009A3F2D">
      <w:pPr>
        <w:pStyle w:val="ListParagraph"/>
        <w:numPr>
          <w:ilvl w:val="0"/>
          <w:numId w:val="18"/>
        </w:numPr>
      </w:pPr>
      <w:r>
        <w:lastRenderedPageBreak/>
        <w:t>Order #</w:t>
      </w:r>
    </w:p>
    <w:p w:rsidR="009A3F2D" w:rsidRDefault="009A3F2D" w:rsidP="009A3F2D">
      <w:pPr>
        <w:pStyle w:val="ListParagraph"/>
        <w:numPr>
          <w:ilvl w:val="0"/>
          <w:numId w:val="18"/>
        </w:numPr>
      </w:pPr>
      <w:r>
        <w:t>Date &amp; time needed</w:t>
      </w:r>
    </w:p>
    <w:p w:rsidR="009A3F2D" w:rsidRDefault="009A3F2D" w:rsidP="009A3F2D">
      <w:pPr>
        <w:pStyle w:val="ListParagraph"/>
        <w:numPr>
          <w:ilvl w:val="0"/>
          <w:numId w:val="18"/>
        </w:numPr>
      </w:pPr>
      <w:r>
        <w:t>Contact name</w:t>
      </w:r>
    </w:p>
    <w:p w:rsidR="009A3F2D" w:rsidRDefault="009A3F2D" w:rsidP="009A3F2D">
      <w:pPr>
        <w:pStyle w:val="ListParagraph"/>
        <w:numPr>
          <w:ilvl w:val="0"/>
          <w:numId w:val="18"/>
        </w:numPr>
      </w:pPr>
      <w:r>
        <w:lastRenderedPageBreak/>
        <w:t>Work site address</w:t>
      </w:r>
    </w:p>
    <w:p w:rsidR="009A3F2D" w:rsidRDefault="009A3F2D" w:rsidP="009A3F2D">
      <w:pPr>
        <w:pStyle w:val="ListParagraph"/>
        <w:numPr>
          <w:ilvl w:val="0"/>
          <w:numId w:val="18"/>
        </w:numPr>
      </w:pPr>
      <w:r>
        <w:t>Updated by</w:t>
      </w:r>
    </w:p>
    <w:p w:rsidR="00362793" w:rsidRDefault="00362793" w:rsidP="009A3F2D">
      <w:pPr>
        <w:sectPr w:rsidR="00362793" w:rsidSect="00362793">
          <w:type w:val="continuous"/>
          <w:pgSz w:w="12240" w:h="15840"/>
          <w:pgMar w:top="1440" w:right="1440" w:bottom="1440" w:left="1440" w:header="720" w:footer="720" w:gutter="0"/>
          <w:cols w:num="2" w:space="720"/>
          <w:docGrid w:linePitch="360"/>
        </w:sectPr>
      </w:pPr>
    </w:p>
    <w:p w:rsidR="009A3F2D" w:rsidRDefault="009A3F2D" w:rsidP="009A3F2D">
      <w:r>
        <w:lastRenderedPageBreak/>
        <w:t>The date updated field is not search because including it in the search algorithm will reduce performance and it is unlikely that this will be used. Additionally, the work orders cannot be searched by status, but they can be filtered by status using the status buttons on the details tab.</w:t>
      </w:r>
    </w:p>
    <w:p w:rsidR="009A3F2D" w:rsidRDefault="009A3F2D" w:rsidP="009A3F2D">
      <w:r>
        <w:t>Double-clicking on a work order record row will open the record tab for that work order. Users can modify or delete the work order, or modify the work assignments associated with the work order.</w:t>
      </w:r>
    </w:p>
    <w:p w:rsidR="009D256A" w:rsidRDefault="009D256A" w:rsidP="005C6E70">
      <w:pPr>
        <w:pStyle w:val="Heading3"/>
      </w:pPr>
      <w:bookmarkStart w:id="518" w:name="_Toc322213623"/>
      <w:r>
        <w:t xml:space="preserve">Work order </w:t>
      </w:r>
      <w:r w:rsidR="00053E77">
        <w:t>STATUS &amp; color</w:t>
      </w:r>
      <w:bookmarkEnd w:id="518"/>
    </w:p>
    <w:p w:rsidR="009D256A" w:rsidRDefault="009D256A" w:rsidP="009D256A">
      <w:r>
        <w:t xml:space="preserve">The rows of the work order details tab are color-coded, corresponding to the work order’s status. </w:t>
      </w:r>
      <w:r w:rsidR="00053E77">
        <w:t xml:space="preserve">The status of an order is important in Machete because the status determines whether the order is included or excluded in reporting, and also whether the order is visible in certain displays. For example, pending orders are </w:t>
      </w:r>
      <w:proofErr w:type="gramStart"/>
      <w:r w:rsidR="00053E77">
        <w:t>not  visible</w:t>
      </w:r>
      <w:proofErr w:type="gramEnd"/>
      <w:r w:rsidR="00053E77">
        <w:t xml:space="preserve"> in the Dispatch page.</w:t>
      </w:r>
    </w:p>
    <w:p w:rsidR="009D256A" w:rsidRDefault="009D256A" w:rsidP="009D256A">
      <w:pPr>
        <w:pStyle w:val="ListParagraph"/>
        <w:numPr>
          <w:ilvl w:val="0"/>
          <w:numId w:val="19"/>
        </w:numPr>
      </w:pPr>
      <w:r w:rsidRPr="003C0089">
        <w:rPr>
          <w:highlight w:val="lightGray"/>
        </w:rPr>
        <w:t>Grey</w:t>
      </w:r>
      <w:r w:rsidR="003C0089" w:rsidRPr="003C0089">
        <w:rPr>
          <w:highlight w:val="lightGray"/>
        </w:rPr>
        <w:t xml:space="preserve"> –</w:t>
      </w:r>
      <w:r w:rsidRPr="003C0089">
        <w:rPr>
          <w:highlight w:val="lightGray"/>
        </w:rPr>
        <w:t xml:space="preserve"> pending</w:t>
      </w:r>
      <w:r w:rsidR="003C0089">
        <w:t>: orders that are not ready to be dispatched, are ‘on-hold’, or for some other reason should not be seen in the dispatch screen. When on-line orders are available, they will enter the system as pending and must be reviewed and manually set to active.</w:t>
      </w:r>
    </w:p>
    <w:p w:rsidR="009D256A" w:rsidRDefault="009D256A" w:rsidP="009D256A">
      <w:pPr>
        <w:pStyle w:val="ListParagraph"/>
        <w:numPr>
          <w:ilvl w:val="0"/>
          <w:numId w:val="19"/>
        </w:numPr>
      </w:pPr>
      <w:r w:rsidRPr="003C0089">
        <w:rPr>
          <w:shd w:val="clear" w:color="auto" w:fill="C6D9F1" w:themeFill="text2" w:themeFillTint="33"/>
        </w:rPr>
        <w:t>Blue</w:t>
      </w:r>
      <w:r w:rsidR="003C0089" w:rsidRPr="003C0089">
        <w:rPr>
          <w:shd w:val="clear" w:color="auto" w:fill="C6D9F1" w:themeFill="text2" w:themeFillTint="33"/>
        </w:rPr>
        <w:t xml:space="preserve"> –</w:t>
      </w:r>
      <w:r w:rsidRPr="003C0089">
        <w:rPr>
          <w:shd w:val="clear" w:color="auto" w:fill="C6D9F1" w:themeFill="text2" w:themeFillTint="33"/>
        </w:rPr>
        <w:t xml:space="preserve"> active</w:t>
      </w:r>
      <w:r w:rsidR="003C0089">
        <w:t>: orders that are ready to be dispatched. Active orders are visible in the dispatch screen.</w:t>
      </w:r>
    </w:p>
    <w:p w:rsidR="009D256A" w:rsidRDefault="009D256A" w:rsidP="009D256A">
      <w:pPr>
        <w:pStyle w:val="ListParagraph"/>
        <w:numPr>
          <w:ilvl w:val="0"/>
          <w:numId w:val="19"/>
        </w:numPr>
      </w:pPr>
      <w:r w:rsidRPr="003C0089">
        <w:rPr>
          <w:shd w:val="clear" w:color="auto" w:fill="DDFFDD"/>
        </w:rPr>
        <w:t>Green</w:t>
      </w:r>
      <w:r w:rsidR="003C0089" w:rsidRPr="003C0089">
        <w:rPr>
          <w:shd w:val="clear" w:color="auto" w:fill="DDFFDD"/>
        </w:rPr>
        <w:t xml:space="preserve"> –</w:t>
      </w:r>
      <w:r w:rsidRPr="003C0089">
        <w:rPr>
          <w:shd w:val="clear" w:color="auto" w:fill="DDFFDD"/>
        </w:rPr>
        <w:t xml:space="preserve"> completed</w:t>
      </w:r>
      <w:r w:rsidR="003C0089">
        <w:t xml:space="preserve">: orders that have workers assigned to </w:t>
      </w:r>
      <w:r w:rsidR="003C0089">
        <w:rPr>
          <w:b/>
        </w:rPr>
        <w:t>all</w:t>
      </w:r>
      <w:r w:rsidR="003C0089">
        <w:t xml:space="preserve"> of the order’s assignments and have been marked as completed.</w:t>
      </w:r>
    </w:p>
    <w:p w:rsidR="009D256A" w:rsidRDefault="009D256A" w:rsidP="009D256A">
      <w:pPr>
        <w:pStyle w:val="ListParagraph"/>
        <w:numPr>
          <w:ilvl w:val="0"/>
          <w:numId w:val="19"/>
        </w:numPr>
      </w:pPr>
      <w:r w:rsidRPr="003C0089">
        <w:rPr>
          <w:shd w:val="clear" w:color="auto" w:fill="FFDDDD"/>
        </w:rPr>
        <w:t>Red</w:t>
      </w:r>
      <w:r w:rsidR="003C0089" w:rsidRPr="003C0089">
        <w:rPr>
          <w:shd w:val="clear" w:color="auto" w:fill="FFDDDD"/>
        </w:rPr>
        <w:t xml:space="preserve"> –</w:t>
      </w:r>
      <w:r w:rsidRPr="003C0089">
        <w:rPr>
          <w:shd w:val="clear" w:color="auto" w:fill="FFDDDD"/>
        </w:rPr>
        <w:t xml:space="preserve"> cancelled</w:t>
      </w:r>
      <w:r w:rsidR="003C0089">
        <w:t>: orders that have been cancelled by the employer.</w:t>
      </w:r>
    </w:p>
    <w:p w:rsidR="003C0089" w:rsidRDefault="003C0089" w:rsidP="009D256A">
      <w:pPr>
        <w:pStyle w:val="ListParagraph"/>
        <w:numPr>
          <w:ilvl w:val="0"/>
          <w:numId w:val="19"/>
        </w:numPr>
      </w:pPr>
      <w:r w:rsidRPr="008B43BF">
        <w:rPr>
          <w:shd w:val="clear" w:color="auto" w:fill="FFFFCD"/>
        </w:rPr>
        <w:t>Yellow – complete</w:t>
      </w:r>
      <w:r w:rsidR="008B43BF">
        <w:rPr>
          <w:shd w:val="clear" w:color="auto" w:fill="FFFFCD"/>
        </w:rPr>
        <w:t>d</w:t>
      </w:r>
      <w:r w:rsidRPr="008B43BF">
        <w:rPr>
          <w:shd w:val="clear" w:color="auto" w:fill="FFFFCD"/>
        </w:rPr>
        <w:t xml:space="preserve"> &amp; orphaned</w:t>
      </w:r>
      <w:r w:rsidRPr="008B43BF">
        <w:t>:</w:t>
      </w:r>
      <w:r>
        <w:t xml:space="preserve"> orders that </w:t>
      </w:r>
      <w:r w:rsidR="008B43BF">
        <w:t>are completed, but one or more assignment is orphaned. An orphaned assignment has a worker assigned, but there is no corresponding worker sign-in record associated with the assignment.</w:t>
      </w:r>
    </w:p>
    <w:p w:rsidR="003C0089" w:rsidRDefault="003C0089" w:rsidP="009D256A">
      <w:pPr>
        <w:pStyle w:val="ListParagraph"/>
        <w:numPr>
          <w:ilvl w:val="0"/>
          <w:numId w:val="19"/>
        </w:numPr>
      </w:pPr>
      <w:r w:rsidRPr="008B43BF">
        <w:rPr>
          <w:shd w:val="clear" w:color="auto" w:fill="FFC000"/>
        </w:rPr>
        <w:t>Orange</w:t>
      </w:r>
      <w:r w:rsidR="008B43BF" w:rsidRPr="008B43BF">
        <w:rPr>
          <w:shd w:val="clear" w:color="auto" w:fill="FFC000"/>
        </w:rPr>
        <w:t xml:space="preserve"> – completed &amp; unassigned</w:t>
      </w:r>
      <w:r w:rsidR="008B43BF">
        <w:t>: orders that are completed, but one or more assignment does not have a worker assigned to it.</w:t>
      </w:r>
    </w:p>
    <w:p w:rsidR="00053E77" w:rsidRPr="009D256A" w:rsidRDefault="00BD653E" w:rsidP="00BD653E">
      <w:pPr>
        <w:pStyle w:val="Heading7"/>
      </w:pPr>
      <w:r>
        <w:t>Completed orders, orphaned &amp; unassigned</w:t>
      </w:r>
    </w:p>
    <w:p w:rsidR="00BD653E" w:rsidRDefault="00BD653E">
      <w:r w:rsidRPr="00C12632">
        <w:rPr>
          <w:shd w:val="clear" w:color="auto" w:fill="FFFFCD"/>
        </w:rPr>
        <w:t>Completed &amp; Orphaned orders</w:t>
      </w:r>
      <w:r>
        <w:t xml:space="preserve"> are </w:t>
      </w:r>
      <w:proofErr w:type="spellStart"/>
      <w:r>
        <w:t>undesireable</w:t>
      </w:r>
      <w:proofErr w:type="spellEnd"/>
      <w:r>
        <w:t xml:space="preserve">, but sometimes unavoidable. </w:t>
      </w:r>
      <w:r w:rsidR="00362793">
        <w:t xml:space="preserve">An orphaned assignment is when a worker is assigned to a work assignment by editing the work </w:t>
      </w:r>
      <w:proofErr w:type="spellStart"/>
      <w:r w:rsidR="00362793">
        <w:t>assigment</w:t>
      </w:r>
      <w:proofErr w:type="spellEnd"/>
      <w:r w:rsidR="00362793">
        <w:t xml:space="preserve"> directly, instead of using the dispatch page. </w:t>
      </w:r>
      <w:r w:rsidR="00C12632">
        <w:t>An orphaned assignment is undesirable because the sign-in record is not connected with the dispatch. However, i</w:t>
      </w:r>
      <w:r>
        <w:t xml:space="preserve">f a worker is dispatched to more than one job per day, the subsequent dispatches can only be recorded as orphaned records. Machete cannot associate multiple assignments with a single worker sign-in record. </w:t>
      </w:r>
    </w:p>
    <w:p w:rsidR="005E4C10" w:rsidRDefault="00BD653E">
      <w:pPr>
        <w:rPr>
          <w:b/>
          <w:bCs/>
          <w:caps/>
          <w:color w:val="FFFFFF" w:themeColor="background1"/>
          <w:spacing w:val="15"/>
          <w:sz w:val="22"/>
          <w:szCs w:val="22"/>
        </w:rPr>
      </w:pPr>
      <w:r w:rsidRPr="00773E7D">
        <w:rPr>
          <w:shd w:val="clear" w:color="auto" w:fill="FFC000"/>
        </w:rPr>
        <w:t>Completed &amp; Unassigned orders</w:t>
      </w:r>
      <w:r>
        <w:t xml:space="preserve"> are bad and should be avoided. Setting an order’s status to complete will include it in reports, but leaving an assignme</w:t>
      </w:r>
      <w:r w:rsidR="00362793">
        <w:t>nt</w:t>
      </w:r>
      <w:r>
        <w:t xml:space="preserve"> witho</w:t>
      </w:r>
      <w:r w:rsidR="00362793">
        <w:t>ut a worker</w:t>
      </w:r>
      <w:r>
        <w:t xml:space="preserve"> means there is no record of which worker was dispatched. Any survey information will be useless, because there will be no worker associated with it. Additionally, the assignment will be absent from the worker’s job history. </w:t>
      </w:r>
      <w:r w:rsidR="005E4C10">
        <w:br w:type="page"/>
      </w:r>
    </w:p>
    <w:p w:rsidR="006A2A29" w:rsidRDefault="006A2A29" w:rsidP="008479B6">
      <w:pPr>
        <w:pStyle w:val="Heading1"/>
      </w:pPr>
      <w:bookmarkStart w:id="519" w:name="_Toc322213624"/>
      <w:r>
        <w:lastRenderedPageBreak/>
        <w:t>DISPATCH</w:t>
      </w:r>
      <w:bookmarkEnd w:id="519"/>
    </w:p>
    <w:p w:rsidR="007B16CD" w:rsidRDefault="009A3F2D" w:rsidP="007B16CD">
      <w:r>
        <w:t xml:space="preserve">The dispatch page brings together </w:t>
      </w:r>
      <w:r w:rsidR="009D256A">
        <w:t>the worker sign-ins and the work orders for a given day. The page shows two tables, one for sign-ins and one for assignments. The page shows assignments, not work orders, because the assignments represent a worker needed (an order can have multiple assignments).</w:t>
      </w:r>
    </w:p>
    <w:p w:rsidR="009D256A" w:rsidRDefault="00163E93" w:rsidP="007B16CD">
      <w:r>
        <w:rPr>
          <w:noProof/>
        </w:rPr>
        <w:drawing>
          <wp:inline distT="0" distB="0" distL="0" distR="0" wp14:anchorId="13D88D98" wp14:editId="75BCBB56">
            <wp:extent cx="5943600" cy="3567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6542F" w:rsidRDefault="00D6542F" w:rsidP="007B16CD">
      <w:r>
        <w:t>The dispatch allows for assignment of workers to work assignments by day. Additionally, Sunday assignments are visible when viewing information for Saturday.</w:t>
      </w:r>
    </w:p>
    <w:p w:rsidR="00D6542F" w:rsidRDefault="00D6542F" w:rsidP="00773E7D">
      <w:pPr>
        <w:pStyle w:val="Heading2"/>
      </w:pPr>
      <w:bookmarkStart w:id="520" w:name="_Toc322213625"/>
      <w:r>
        <w:t>Dispatch buttons</w:t>
      </w:r>
      <w:bookmarkEnd w:id="520"/>
    </w:p>
    <w:p w:rsidR="00D6542F" w:rsidRDefault="00F92223" w:rsidP="00D6542F">
      <w:r>
        <w:t>The dispatch page has buttons that affect the records displayed.</w:t>
      </w:r>
    </w:p>
    <w:p w:rsidR="00F92223" w:rsidRDefault="00F92223" w:rsidP="00F92223">
      <w:pPr>
        <w:pStyle w:val="ListParagraph"/>
        <w:numPr>
          <w:ilvl w:val="0"/>
          <w:numId w:val="20"/>
        </w:numPr>
      </w:pPr>
      <w:r w:rsidRPr="00F92223">
        <w:rPr>
          <w:u w:val="single"/>
        </w:rPr>
        <w:t>Lottery List</w:t>
      </w:r>
      <w:r>
        <w:t xml:space="preserve">: Filters the </w:t>
      </w:r>
      <w:r w:rsidR="00137A3E">
        <w:t>worker list</w:t>
      </w:r>
      <w:r>
        <w:t xml:space="preserve"> by lottery status</w:t>
      </w:r>
    </w:p>
    <w:p w:rsidR="00F92223" w:rsidRDefault="00F92223" w:rsidP="00F92223">
      <w:pPr>
        <w:pStyle w:val="ListParagraph"/>
        <w:numPr>
          <w:ilvl w:val="0"/>
          <w:numId w:val="20"/>
        </w:numPr>
      </w:pPr>
      <w:r>
        <w:rPr>
          <w:u w:val="single"/>
        </w:rPr>
        <w:t>Sign</w:t>
      </w:r>
      <w:r w:rsidRPr="00F92223">
        <w:t>-</w:t>
      </w:r>
      <w:r>
        <w:t>in list: Shows all sign-in records for the day</w:t>
      </w:r>
    </w:p>
    <w:p w:rsidR="00F92223" w:rsidRDefault="00F92223" w:rsidP="00F92223">
      <w:pPr>
        <w:pStyle w:val="ListParagraph"/>
        <w:numPr>
          <w:ilvl w:val="0"/>
          <w:numId w:val="20"/>
        </w:numPr>
      </w:pPr>
      <w:r>
        <w:rPr>
          <w:u w:val="single"/>
        </w:rPr>
        <w:t>Lottery</w:t>
      </w:r>
      <w:r w:rsidRPr="00F92223">
        <w:t>:</w:t>
      </w:r>
      <w:r>
        <w:t xml:space="preserve"> Opens the lottery dialog to record lottery results</w:t>
      </w:r>
    </w:p>
    <w:p w:rsidR="00F92223" w:rsidRDefault="00F92223" w:rsidP="00F92223">
      <w:pPr>
        <w:pStyle w:val="ListParagraph"/>
        <w:numPr>
          <w:ilvl w:val="0"/>
          <w:numId w:val="20"/>
        </w:numPr>
      </w:pPr>
      <w:r>
        <w:rPr>
          <w:u w:val="single"/>
        </w:rPr>
        <w:t>Assign</w:t>
      </w:r>
      <w:r w:rsidRPr="00F92223">
        <w:t>:</w:t>
      </w:r>
      <w:r>
        <w:t xml:space="preserve"> Assigns a worker to a work assignment</w:t>
      </w:r>
    </w:p>
    <w:p w:rsidR="00F92223" w:rsidRDefault="00F92223" w:rsidP="00F92223">
      <w:pPr>
        <w:pStyle w:val="ListParagraph"/>
        <w:numPr>
          <w:ilvl w:val="0"/>
          <w:numId w:val="20"/>
        </w:numPr>
      </w:pPr>
      <w:r>
        <w:rPr>
          <w:u w:val="single"/>
        </w:rPr>
        <w:t>Remove</w:t>
      </w:r>
      <w:r w:rsidRPr="00F92223">
        <w:t>:</w:t>
      </w:r>
      <w:r>
        <w:t xml:space="preserve"> Removes a work from a work assignment</w:t>
      </w:r>
    </w:p>
    <w:p w:rsidR="00F92223" w:rsidRDefault="00F92223" w:rsidP="00F92223">
      <w:pPr>
        <w:pStyle w:val="ListParagraph"/>
        <w:numPr>
          <w:ilvl w:val="0"/>
          <w:numId w:val="20"/>
        </w:numPr>
      </w:pPr>
      <w:r>
        <w:rPr>
          <w:u w:val="single"/>
        </w:rPr>
        <w:t>Requested (Active)</w:t>
      </w:r>
      <w:r w:rsidRPr="00F92223">
        <w:t>:</w:t>
      </w:r>
      <w:r>
        <w:t xml:space="preserve"> Shows active assignments that have a work request associated </w:t>
      </w:r>
      <w:proofErr w:type="spellStart"/>
      <w:r>
        <w:t>wit</w:t>
      </w:r>
      <w:proofErr w:type="spellEnd"/>
      <w:r>
        <w:t xml:space="preserve"> the work order</w:t>
      </w:r>
    </w:p>
    <w:p w:rsidR="00F92223" w:rsidRDefault="00F92223" w:rsidP="00F92223">
      <w:pPr>
        <w:pStyle w:val="ListParagraph"/>
        <w:numPr>
          <w:ilvl w:val="0"/>
          <w:numId w:val="20"/>
        </w:numPr>
      </w:pPr>
      <w:r>
        <w:rPr>
          <w:u w:val="single"/>
        </w:rPr>
        <w:t>Skilled (Active</w:t>
      </w:r>
      <w:r>
        <w:t>): Shows active assignments that require a specialty skill</w:t>
      </w:r>
    </w:p>
    <w:p w:rsidR="00F92223" w:rsidRPr="00F92223" w:rsidRDefault="00F92223" w:rsidP="00F92223">
      <w:pPr>
        <w:pStyle w:val="ListParagraph"/>
        <w:numPr>
          <w:ilvl w:val="0"/>
          <w:numId w:val="20"/>
        </w:numPr>
      </w:pPr>
      <w:r>
        <w:rPr>
          <w:u w:val="single"/>
        </w:rPr>
        <w:t>Open (Active)</w:t>
      </w:r>
      <w:r w:rsidRPr="001F533F">
        <w:t>: Shows all active assignments that are not assigned with a worker</w:t>
      </w:r>
    </w:p>
    <w:p w:rsidR="00F92223" w:rsidRDefault="00F92223" w:rsidP="00F92223">
      <w:pPr>
        <w:pStyle w:val="ListParagraph"/>
        <w:numPr>
          <w:ilvl w:val="0"/>
          <w:numId w:val="20"/>
        </w:numPr>
      </w:pPr>
      <w:r>
        <w:rPr>
          <w:u w:val="single"/>
        </w:rPr>
        <w:t>Assigned (Active)</w:t>
      </w:r>
      <w:r w:rsidRPr="001F533F">
        <w:t>: Shows all active assignments that are assigned with a worker</w:t>
      </w:r>
    </w:p>
    <w:p w:rsidR="001F533F" w:rsidRDefault="001F533F" w:rsidP="00F92223">
      <w:pPr>
        <w:pStyle w:val="ListParagraph"/>
        <w:numPr>
          <w:ilvl w:val="0"/>
          <w:numId w:val="20"/>
        </w:numPr>
      </w:pPr>
      <w:r>
        <w:rPr>
          <w:u w:val="single"/>
        </w:rPr>
        <w:t>DWC</w:t>
      </w:r>
      <w:r w:rsidRPr="001F533F">
        <w:t>:</w:t>
      </w:r>
      <w:r>
        <w:t xml:space="preserve"> Show sign-ins and assignments for DWC workers</w:t>
      </w:r>
    </w:p>
    <w:p w:rsidR="001F533F" w:rsidRPr="00F92223" w:rsidRDefault="001F533F" w:rsidP="00F92223">
      <w:pPr>
        <w:pStyle w:val="ListParagraph"/>
        <w:numPr>
          <w:ilvl w:val="0"/>
          <w:numId w:val="20"/>
        </w:numPr>
      </w:pPr>
      <w:r>
        <w:rPr>
          <w:u w:val="single"/>
        </w:rPr>
        <w:t>HHH</w:t>
      </w:r>
      <w:r w:rsidRPr="001F533F">
        <w:t>:</w:t>
      </w:r>
      <w:r>
        <w:t xml:space="preserve"> Show sign-ins and assignments for HHH workers</w:t>
      </w:r>
    </w:p>
    <w:p w:rsidR="00F92223" w:rsidRDefault="001F533F" w:rsidP="00F92223">
      <w:pPr>
        <w:pStyle w:val="ListParagraph"/>
        <w:numPr>
          <w:ilvl w:val="0"/>
          <w:numId w:val="20"/>
        </w:numPr>
      </w:pPr>
      <w:r>
        <w:rPr>
          <w:u w:val="single"/>
        </w:rPr>
        <w:t>All</w:t>
      </w:r>
      <w:r w:rsidRPr="001F533F">
        <w:t>: Shows all assignments (</w:t>
      </w:r>
      <w:r>
        <w:t>removes all filters from the button group)</w:t>
      </w:r>
    </w:p>
    <w:p w:rsidR="00137A3E" w:rsidRDefault="00137A3E" w:rsidP="001F533F">
      <w:pPr>
        <w:pStyle w:val="Heading3"/>
      </w:pPr>
      <w:bookmarkStart w:id="521" w:name="_Toc322213626"/>
      <w:r>
        <w:lastRenderedPageBreak/>
        <w:t>Lottery List</w:t>
      </w:r>
      <w:bookmarkEnd w:id="521"/>
    </w:p>
    <w:p w:rsidR="00137A3E" w:rsidRDefault="00137A3E" w:rsidP="00137A3E">
      <w:r>
        <w:t>The Lottery list button filters the worker</w:t>
      </w:r>
      <w:r w:rsidR="009E75DC">
        <w:t>s</w:t>
      </w:r>
      <w:r>
        <w:t xml:space="preserve"> list. It shows only workers who were registered using the lottery dialog. </w:t>
      </w:r>
    </w:p>
    <w:p w:rsidR="00137A3E" w:rsidRDefault="00137A3E" w:rsidP="00137A3E">
      <w:pPr>
        <w:pStyle w:val="Heading3"/>
      </w:pPr>
      <w:bookmarkStart w:id="522" w:name="_Toc322213627"/>
      <w:r>
        <w:t>Sign-in list</w:t>
      </w:r>
      <w:bookmarkEnd w:id="522"/>
    </w:p>
    <w:p w:rsidR="00137A3E" w:rsidRDefault="00137A3E" w:rsidP="00137A3E">
      <w:r>
        <w:t xml:space="preserve">The Sign-in list </w:t>
      </w:r>
      <w:r w:rsidR="009E75DC">
        <w:t>button</w:t>
      </w:r>
      <w:del w:id="523" w:author="jimm" w:date="2012-04-15T10:55:00Z">
        <w:r w:rsidR="009E75DC" w:rsidDel="00700073">
          <w:delText>e</w:delText>
        </w:r>
      </w:del>
      <w:r w:rsidR="009E75DC">
        <w:t xml:space="preserve"> filters the workers list. It shows only workers who signed-in using the worker sign-in page.</w:t>
      </w:r>
    </w:p>
    <w:p w:rsidR="009E75DC" w:rsidRDefault="009E75DC" w:rsidP="009E75DC">
      <w:pPr>
        <w:pStyle w:val="Heading3"/>
      </w:pPr>
      <w:bookmarkStart w:id="524" w:name="_Toc322213628"/>
      <w:r>
        <w:t>Lottery</w:t>
      </w:r>
      <w:bookmarkEnd w:id="524"/>
    </w:p>
    <w:p w:rsidR="009E75DC" w:rsidRPr="009E75DC" w:rsidRDefault="009E75DC" w:rsidP="009E75DC">
      <w:r>
        <w:t xml:space="preserve">The Lottery button opens the lottery dialog. This dialog is used to record the daily lottery drawing for work assignments. The lottery order is stored as a timestamp on the worker sign-in record. </w:t>
      </w:r>
    </w:p>
    <w:p w:rsidR="004C4B2D" w:rsidRDefault="005A023E" w:rsidP="001F533F">
      <w:pPr>
        <w:pStyle w:val="Heading3"/>
      </w:pPr>
      <w:bookmarkStart w:id="525" w:name="_Toc322213629"/>
      <w:r>
        <w:t>Assign</w:t>
      </w:r>
      <w:bookmarkEnd w:id="525"/>
    </w:p>
    <w:p w:rsidR="005A023E" w:rsidRDefault="005A023E" w:rsidP="005A023E">
      <w:r>
        <w:t xml:space="preserve">The Assign button assigns a worker to a work assignment. To use the Assign button, you need to select an unassigned worker from the workers list and an unassigned work assignment from the assignments list. </w:t>
      </w:r>
    </w:p>
    <w:p w:rsidR="006B534D" w:rsidRDefault="006B534D" w:rsidP="005A023E">
      <w:r>
        <w:t xml:space="preserve">If the user attempts to assign a worker to a work assignment that is already filled, an error occurs and the assign action is canceled. Similarly, if the user attempts to assign a worker to a work assignment and the worker is already assigned, an error occurs. </w:t>
      </w:r>
    </w:p>
    <w:p w:rsidR="005A023E" w:rsidRDefault="005A023E" w:rsidP="005A023E">
      <w:pPr>
        <w:pStyle w:val="Heading3"/>
      </w:pPr>
      <w:bookmarkStart w:id="526" w:name="_Toc322213630"/>
      <w:r>
        <w:t>Remove</w:t>
      </w:r>
      <w:bookmarkEnd w:id="526"/>
    </w:p>
    <w:p w:rsidR="005A023E" w:rsidRPr="005A023E" w:rsidRDefault="006B534D" w:rsidP="005A023E">
      <w:r>
        <w:t xml:space="preserve">The Remove button removes an assignment between </w:t>
      </w:r>
      <w:proofErr w:type="gramStart"/>
      <w:r>
        <w:t>an</w:t>
      </w:r>
      <w:proofErr w:type="gramEnd"/>
      <w:r>
        <w:t xml:space="preserve"> worker and a work assignment. To use the Remove button, you only need to select the worker or the work assignment. The Remove button only needs one side of the connection to find it </w:t>
      </w:r>
      <w:proofErr w:type="gramStart"/>
      <w:r>
        <w:t>an</w:t>
      </w:r>
      <w:proofErr w:type="gramEnd"/>
      <w:del w:id="527" w:author="jimm" w:date="2012-04-15T10:55:00Z">
        <w:r w:rsidDel="00700073">
          <w:delText xml:space="preserve"> </w:delText>
        </w:r>
      </w:del>
      <w:r>
        <w:t>d</w:t>
      </w:r>
      <w:ins w:id="528" w:author="jimm" w:date="2012-04-15T10:55:00Z">
        <w:r w:rsidR="00700073">
          <w:t xml:space="preserve"> </w:t>
        </w:r>
      </w:ins>
      <w:r>
        <w:t>remove it.</w:t>
      </w:r>
    </w:p>
    <w:p w:rsidR="001F533F" w:rsidRDefault="00773E7D" w:rsidP="001F533F">
      <w:pPr>
        <w:pStyle w:val="Heading3"/>
      </w:pPr>
      <w:bookmarkStart w:id="529" w:name="_Toc322213631"/>
      <w:r>
        <w:t>Requested (Active)</w:t>
      </w:r>
      <w:bookmarkEnd w:id="529"/>
    </w:p>
    <w:p w:rsidR="001F533F" w:rsidRDefault="001F533F" w:rsidP="001F533F">
      <w:r>
        <w:t xml:space="preserve">The Requested (Active) button filters </w:t>
      </w:r>
      <w:r w:rsidR="00FC7972">
        <w:t xml:space="preserve">both the </w:t>
      </w:r>
      <w:r w:rsidR="00137A3E">
        <w:t>worker list</w:t>
      </w:r>
      <w:r w:rsidR="00FC7972">
        <w:t xml:space="preserve"> and </w:t>
      </w:r>
      <w:r>
        <w:t>the assignment list</w:t>
      </w:r>
      <w:r w:rsidR="00FC7972">
        <w:t xml:space="preserve">. In the </w:t>
      </w:r>
      <w:r w:rsidR="00137A3E">
        <w:t>worker list</w:t>
      </w:r>
      <w:r w:rsidR="00FC7972">
        <w:t xml:space="preserve">, it shows only workers who have been requested in a work order for the day. In the assignment list, it </w:t>
      </w:r>
      <w:r>
        <w:t>shows only</w:t>
      </w:r>
      <w:r w:rsidR="00FC7972">
        <w:t xml:space="preserve"> active</w:t>
      </w:r>
      <w:r>
        <w:t xml:space="preserve"> work assignments that have a work request associated with the work order.</w:t>
      </w:r>
    </w:p>
    <w:p w:rsidR="001F533F" w:rsidRDefault="00163E93" w:rsidP="001F533F">
      <w:r>
        <w:rPr>
          <w:noProof/>
        </w:rPr>
        <w:drawing>
          <wp:inline distT="0" distB="0" distL="0" distR="0" wp14:anchorId="646BB825" wp14:editId="13843E7B">
            <wp:extent cx="5937885" cy="1732280"/>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1732280"/>
                    </a:xfrm>
                    <a:prstGeom prst="rect">
                      <a:avLst/>
                    </a:prstGeom>
                    <a:noFill/>
                    <a:ln>
                      <a:noFill/>
                    </a:ln>
                  </pic:spPr>
                </pic:pic>
              </a:graphicData>
            </a:graphic>
          </wp:inline>
        </w:drawing>
      </w:r>
    </w:p>
    <w:p w:rsidR="001F533F" w:rsidRDefault="001F533F" w:rsidP="001F533F">
      <w:r>
        <w:lastRenderedPageBreak/>
        <w:t xml:space="preserve">When the button is clicked, the requested workers column is revealed. If multiple workers are requested for the work order, each worker will be listed with every work assignment in that work order because in most cases the worker will be able to fill either assignment in the order. </w:t>
      </w:r>
    </w:p>
    <w:p w:rsidR="001F533F" w:rsidRDefault="00773E7D" w:rsidP="001F533F">
      <w:pPr>
        <w:pStyle w:val="Heading3"/>
      </w:pPr>
      <w:bookmarkStart w:id="530" w:name="_Toc322213632"/>
      <w:r>
        <w:t>Skilled (Active)</w:t>
      </w:r>
      <w:bookmarkEnd w:id="530"/>
    </w:p>
    <w:p w:rsidR="001F533F" w:rsidRDefault="00FC7972" w:rsidP="001F533F">
      <w:r>
        <w:t xml:space="preserve">The Skilled (Active) button filters the </w:t>
      </w:r>
      <w:r w:rsidR="00137A3E">
        <w:t>worker list</w:t>
      </w:r>
      <w:r>
        <w:t xml:space="preserve"> and the assignment list. In the </w:t>
      </w:r>
      <w:r w:rsidR="00137A3E">
        <w:t>worker list</w:t>
      </w:r>
      <w:r>
        <w:t xml:space="preserve">, it shows only workers who have specialty skills in their worker record. In the assignment list, it shows only active work assignments that require the worker to have a special skill. </w:t>
      </w:r>
    </w:p>
    <w:p w:rsidR="00FC7972" w:rsidRDefault="009E75DC" w:rsidP="001F533F">
      <w:r>
        <w:rPr>
          <w:noProof/>
        </w:rPr>
        <w:drawing>
          <wp:inline distT="0" distB="0" distL="0" distR="0" wp14:anchorId="535DC2C2" wp14:editId="4F0570A8">
            <wp:extent cx="5943600" cy="15341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rsidR="00FC7972" w:rsidRDefault="00FC7972" w:rsidP="001F533F">
      <w:r>
        <w:t xml:space="preserve">The specialty skills do not prevent an unskilled worker from being assigned to a skilled assignment. A user can assign an unskilled worker, or a worker with a skill other than the skill required to an assignment, through the other filters. The skilled filter facilitates </w:t>
      </w:r>
      <w:r w:rsidR="005E4C10">
        <w:t>assigning available skilled workers to assignments, but leaves ultimate control with the user.</w:t>
      </w:r>
    </w:p>
    <w:p w:rsidR="00FC7972" w:rsidRPr="001F533F" w:rsidRDefault="00773E7D" w:rsidP="00773E7D">
      <w:pPr>
        <w:pStyle w:val="Heading3"/>
      </w:pPr>
      <w:bookmarkStart w:id="531" w:name="_Toc322213633"/>
      <w:r>
        <w:t>Open (Active)</w:t>
      </w:r>
      <w:bookmarkEnd w:id="531"/>
    </w:p>
    <w:p w:rsidR="009E75DC" w:rsidRDefault="00137A3E">
      <w:r>
        <w:t xml:space="preserve">The Open (Active) button filters the worker list and the assignment list. In the worker list, it shows only workers that are not assigned </w:t>
      </w:r>
      <w:r w:rsidR="009E75DC">
        <w:t xml:space="preserve">to a work assignment. </w:t>
      </w:r>
    </w:p>
    <w:p w:rsidR="00F5195E" w:rsidRDefault="009E75DC">
      <w:r>
        <w:rPr>
          <w:noProof/>
        </w:rPr>
        <w:drawing>
          <wp:inline distT="0" distB="0" distL="0" distR="0" wp14:anchorId="1EBFB141" wp14:editId="3AFFC462">
            <wp:extent cx="5943600" cy="1510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rsidR="004F0A1B" w:rsidRDefault="004F0A1B">
      <w:r>
        <w:t>In the assignments list, it only shows work assignments that are active and unassigned.</w:t>
      </w:r>
    </w:p>
    <w:p w:rsidR="006B534D" w:rsidRDefault="006B534D"/>
    <w:p w:rsidR="006B534D" w:rsidRDefault="006B534D"/>
    <w:p w:rsidR="006B534D" w:rsidRDefault="006B534D"/>
    <w:p w:rsidR="00377ADD" w:rsidRDefault="00377ADD" w:rsidP="00377ADD">
      <w:pPr>
        <w:pStyle w:val="Heading3"/>
      </w:pPr>
      <w:bookmarkStart w:id="532" w:name="_Toc322213634"/>
      <w:r>
        <w:lastRenderedPageBreak/>
        <w:t>Assigned (Active)</w:t>
      </w:r>
      <w:bookmarkEnd w:id="532"/>
    </w:p>
    <w:p w:rsidR="004F0A1B" w:rsidRPr="004F0A1B" w:rsidRDefault="004F0A1B" w:rsidP="004F0A1B">
      <w:r>
        <w:t xml:space="preserve">The Assigned (Active) button filters the assignments list and hides the workers list. The worker list is hidden to make room for the additional columns in the assignments list table. </w:t>
      </w:r>
    </w:p>
    <w:p w:rsidR="00377ADD" w:rsidRDefault="00377ADD">
      <w:r>
        <w:rPr>
          <w:noProof/>
        </w:rPr>
        <w:drawing>
          <wp:inline distT="0" distB="0" distL="0" distR="0" wp14:anchorId="011DBF2B" wp14:editId="6D3B86BF">
            <wp:extent cx="5937885" cy="1419860"/>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885" cy="1419860"/>
                    </a:xfrm>
                    <a:prstGeom prst="rect">
                      <a:avLst/>
                    </a:prstGeom>
                    <a:noFill/>
                    <a:ln>
                      <a:noFill/>
                    </a:ln>
                  </pic:spPr>
                </pic:pic>
              </a:graphicData>
            </a:graphic>
          </wp:inline>
        </w:drawing>
      </w:r>
    </w:p>
    <w:p w:rsidR="004F0A1B" w:rsidRDefault="004F0A1B">
      <w:r>
        <w:t xml:space="preserve">The additional columns are the assigned worker, and requested worker column. </w:t>
      </w:r>
    </w:p>
    <w:p w:rsidR="00377ADD" w:rsidRDefault="00377ADD" w:rsidP="00377ADD">
      <w:pPr>
        <w:pStyle w:val="Heading3"/>
      </w:pPr>
      <w:bookmarkStart w:id="533" w:name="_Toc322213635"/>
      <w:r>
        <w:t>Assigned (Completed)</w:t>
      </w:r>
      <w:bookmarkEnd w:id="533"/>
    </w:p>
    <w:p w:rsidR="004F0A1B" w:rsidRPr="004F0A1B" w:rsidRDefault="004F0A1B" w:rsidP="004F0A1B">
      <w:r>
        <w:t xml:space="preserve">The Assigned (Completed) button filters the assignments list and hides the workers list. The workers list is </w:t>
      </w:r>
      <w:proofErr w:type="spellStart"/>
      <w:r>
        <w:t>hideen</w:t>
      </w:r>
      <w:proofErr w:type="spellEnd"/>
      <w:r>
        <w:t xml:space="preserve"> to make room for additional columns in the assignments list table. </w:t>
      </w:r>
    </w:p>
    <w:p w:rsidR="00377ADD" w:rsidRDefault="00377ADD">
      <w:r>
        <w:rPr>
          <w:noProof/>
        </w:rPr>
        <w:drawing>
          <wp:inline distT="0" distB="0" distL="0" distR="0" wp14:anchorId="1FAD3B16" wp14:editId="53C07702">
            <wp:extent cx="5937885" cy="16179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1617980"/>
                    </a:xfrm>
                    <a:prstGeom prst="rect">
                      <a:avLst/>
                    </a:prstGeom>
                    <a:noFill/>
                    <a:ln>
                      <a:noFill/>
                    </a:ln>
                  </pic:spPr>
                </pic:pic>
              </a:graphicData>
            </a:graphic>
          </wp:inline>
        </w:drawing>
      </w:r>
    </w:p>
    <w:p w:rsidR="004F0A1B" w:rsidRDefault="004F0A1B">
      <w:r>
        <w:t xml:space="preserve">The </w:t>
      </w:r>
      <w:r w:rsidRPr="004C4B2D">
        <w:rPr>
          <w:shd w:val="clear" w:color="auto" w:fill="DDFFDD"/>
        </w:rPr>
        <w:t>green row</w:t>
      </w:r>
      <w:r>
        <w:t xml:space="preserve"> indicates that the assignment is part of a work order that is marked as complete, a worker is assigned to the work </w:t>
      </w:r>
      <w:proofErr w:type="spellStart"/>
      <w:r>
        <w:t>assigment</w:t>
      </w:r>
      <w:proofErr w:type="spellEnd"/>
      <w:proofErr w:type="gramStart"/>
      <w:r>
        <w:t>,  and</w:t>
      </w:r>
      <w:proofErr w:type="gramEnd"/>
      <w:r>
        <w:t xml:space="preserve"> the work assignment is associated with a worker sign-in record. </w:t>
      </w:r>
    </w:p>
    <w:p w:rsidR="004F0A1B" w:rsidRDefault="004F0A1B">
      <w:r>
        <w:t xml:space="preserve">The </w:t>
      </w:r>
      <w:r w:rsidRPr="004C4B2D">
        <w:rPr>
          <w:shd w:val="clear" w:color="auto" w:fill="FFFFCD"/>
        </w:rPr>
        <w:t>yellow row</w:t>
      </w:r>
      <w:r>
        <w:t xml:space="preserve"> indicates that the assignment is part of a work order that is marked as complete, a worker is assigned to the work assignment, but the work assignment is </w:t>
      </w:r>
      <w:r w:rsidRPr="004F0A1B">
        <w:rPr>
          <w:i/>
        </w:rPr>
        <w:t xml:space="preserve">not </w:t>
      </w:r>
      <w:proofErr w:type="gramStart"/>
      <w:r w:rsidRPr="004F0A1B">
        <w:rPr>
          <w:i/>
        </w:rPr>
        <w:t xml:space="preserve">associated </w:t>
      </w:r>
      <w:r>
        <w:t xml:space="preserve"> with</w:t>
      </w:r>
      <w:proofErr w:type="gramEnd"/>
      <w:r>
        <w:t xml:space="preserve"> a worker sign-in record.</w:t>
      </w:r>
    </w:p>
    <w:p w:rsidR="006B534D" w:rsidRDefault="006B534D"/>
    <w:p w:rsidR="006B534D" w:rsidRDefault="006B534D"/>
    <w:p w:rsidR="006B534D" w:rsidRDefault="006B534D"/>
    <w:p w:rsidR="006B534D" w:rsidRDefault="006B534D"/>
    <w:p w:rsidR="006B534D" w:rsidRDefault="006B534D"/>
    <w:p w:rsidR="006B534D" w:rsidRDefault="006B534D"/>
    <w:p w:rsidR="00377ADD" w:rsidRDefault="00377ADD" w:rsidP="00377ADD">
      <w:pPr>
        <w:pStyle w:val="Heading3"/>
      </w:pPr>
      <w:bookmarkStart w:id="534" w:name="_Toc322213636"/>
      <w:r>
        <w:lastRenderedPageBreak/>
        <w:t>All</w:t>
      </w:r>
      <w:bookmarkEnd w:id="534"/>
    </w:p>
    <w:p w:rsidR="004C4B2D" w:rsidRPr="004C4B2D" w:rsidRDefault="004C4B2D" w:rsidP="004C4B2D">
      <w:r>
        <w:t xml:space="preserve">The All button clears all status, requested, </w:t>
      </w:r>
      <w:r w:rsidR="006B534D">
        <w:t>skilled, open, and assigned filt</w:t>
      </w:r>
      <w:r>
        <w:t xml:space="preserve">ers from both tables. </w:t>
      </w:r>
    </w:p>
    <w:p w:rsidR="00377ADD" w:rsidRDefault="00377ADD">
      <w:r>
        <w:rPr>
          <w:noProof/>
        </w:rPr>
        <w:drawing>
          <wp:inline distT="0" distB="0" distL="0" distR="0" wp14:anchorId="19A27486" wp14:editId="085D08A2">
            <wp:extent cx="5937885" cy="2701290"/>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885" cy="2701290"/>
                    </a:xfrm>
                    <a:prstGeom prst="rect">
                      <a:avLst/>
                    </a:prstGeom>
                    <a:noFill/>
                    <a:ln>
                      <a:noFill/>
                    </a:ln>
                  </pic:spPr>
                </pic:pic>
              </a:graphicData>
            </a:graphic>
          </wp:inline>
        </w:drawing>
      </w:r>
    </w:p>
    <w:p w:rsidR="00F5195E" w:rsidRPr="00F5195E" w:rsidRDefault="004C4B2D">
      <w:r>
        <w:t xml:space="preserve">The </w:t>
      </w:r>
      <w:r w:rsidRPr="004C4B2D">
        <w:rPr>
          <w:shd w:val="clear" w:color="auto" w:fill="FFC000"/>
        </w:rPr>
        <w:t>orange row</w:t>
      </w:r>
      <w:r>
        <w:t xml:space="preserve"> indicates that the assignment is part of a work order that is marked as complete, but no worker is assigned to the work assignment. This should be avoided. See the </w:t>
      </w:r>
      <w:r>
        <w:rPr>
          <w:i/>
          <w:u w:val="single"/>
        </w:rPr>
        <w:t>Completed Orders, Orphaned &amp; Unassigned</w:t>
      </w:r>
      <w:r>
        <w:t xml:space="preserve"> section for a discussion of the problems caused by completed &amp; unassigned work assignments. </w:t>
      </w:r>
      <w:r w:rsidR="005E4C10">
        <w:br w:type="page"/>
      </w:r>
    </w:p>
    <w:p w:rsidR="006A2A29" w:rsidRDefault="006A2A29" w:rsidP="00F92223">
      <w:pPr>
        <w:pStyle w:val="Heading1"/>
        <w:pBdr>
          <w:left w:val="single" w:sz="24" w:space="1" w:color="4F81BD" w:themeColor="accent1"/>
        </w:pBdr>
      </w:pPr>
      <w:bookmarkStart w:id="535" w:name="_Toc322213637"/>
      <w:r>
        <w:lastRenderedPageBreak/>
        <w:t>persons</w:t>
      </w:r>
      <w:bookmarkEnd w:id="535"/>
    </w:p>
    <w:p w:rsidR="007B1B4E" w:rsidRDefault="006B534D" w:rsidP="007B16CD">
      <w:r>
        <w:t>The Persons page is the primary page for managing person records. A person record must exist for each worker in Machete, and must be created first, before the worker record can be created. The p</w:t>
      </w:r>
      <w:r w:rsidR="007B1B4E">
        <w:t>erson record serves a modular</w:t>
      </w:r>
      <w:r>
        <w:t xml:space="preserve"> function within Machete—it </w:t>
      </w:r>
      <w:r w:rsidR="007B1B4E">
        <w:t>provides one record</w:t>
      </w:r>
      <w:r>
        <w:t xml:space="preserve"> for each individual</w:t>
      </w:r>
      <w:r w:rsidR="007B1B4E">
        <w:t xml:space="preserve"> that might exist in different areas of Machete</w:t>
      </w:r>
      <w:r>
        <w:t xml:space="preserve">. </w:t>
      </w:r>
      <w:del w:id="536" w:author="jimm" w:date="2012-04-15T10:56:00Z">
        <w:r w:rsidDel="00700073">
          <w:delText>For example, if a person is both a member in the Day Worker Center and a participant in the Comité de Defensa de Trabadaores (CDT), the Person record allows to</w:delText>
        </w:r>
        <w:r w:rsidR="007B1B4E" w:rsidDel="00700073">
          <w:delText xml:space="preserve"> Machete to associate the individual from both programs.</w:delText>
        </w:r>
      </w:del>
    </w:p>
    <w:p w:rsidR="007B16CD" w:rsidRDefault="007B1B4E" w:rsidP="007B1B4E">
      <w:pPr>
        <w:ind w:left="720"/>
      </w:pPr>
      <w:r>
        <w:rPr>
          <w:b/>
        </w:rPr>
        <w:t xml:space="preserve">Note: </w:t>
      </w:r>
      <w:r>
        <w:t xml:space="preserve">At this time, employers and Machete users are not associated with Person records. For employers, </w:t>
      </w:r>
      <w:proofErr w:type="gramStart"/>
      <w:r>
        <w:t>the  association</w:t>
      </w:r>
      <w:proofErr w:type="gramEnd"/>
      <w:r>
        <w:t xml:space="preserve"> can be added later when the need arises.</w:t>
      </w:r>
      <w:r w:rsidR="006B534D">
        <w:t xml:space="preserve"> </w:t>
      </w:r>
      <w:r>
        <w:t xml:space="preserve">For users, the long-term goal is to use Windows Domain Controller to manage user accounts. </w:t>
      </w:r>
    </w:p>
    <w:p w:rsidR="007B1B4E" w:rsidRDefault="007B1B4E" w:rsidP="007B1B4E">
      <w:r>
        <w:rPr>
          <w:noProof/>
        </w:rPr>
        <w:drawing>
          <wp:inline distT="0" distB="0" distL="0" distR="0" wp14:anchorId="7420DB0E" wp14:editId="2B80AEBC">
            <wp:extent cx="5941060" cy="19278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1060" cy="1927860"/>
                    </a:xfrm>
                    <a:prstGeom prst="rect">
                      <a:avLst/>
                    </a:prstGeom>
                    <a:noFill/>
                    <a:ln>
                      <a:noFill/>
                    </a:ln>
                  </pic:spPr>
                </pic:pic>
              </a:graphicData>
            </a:graphic>
          </wp:inline>
        </w:drawing>
      </w:r>
    </w:p>
    <w:p w:rsidR="00B92D7E" w:rsidRDefault="00B92D7E" w:rsidP="00B92D7E">
      <w:pPr>
        <w:pStyle w:val="Heading2"/>
      </w:pPr>
      <w:bookmarkStart w:id="537" w:name="_Toc322213638"/>
      <w:r>
        <w:t>Searching for a person</w:t>
      </w:r>
      <w:bookmarkEnd w:id="537"/>
    </w:p>
    <w:p w:rsidR="001F2662" w:rsidRDefault="001F2662" w:rsidP="00B92D7E">
      <w:r>
        <w:t xml:space="preserve">The </w:t>
      </w:r>
      <w:proofErr w:type="spellStart"/>
      <w:proofErr w:type="gramStart"/>
      <w:r>
        <w:t>perons</w:t>
      </w:r>
      <w:proofErr w:type="spellEnd"/>
      <w:proofErr w:type="gramEnd"/>
      <w:r>
        <w:t xml:space="preserve"> page shows the List persons tab when it is first loaded. It is a good idea to search for a person before creating a new one. Duplicating person records reduces the ability to report on persons and workers, and can create confusion later. </w:t>
      </w:r>
    </w:p>
    <w:p w:rsidR="001F2662" w:rsidRDefault="001F2662" w:rsidP="00B92D7E">
      <w:r>
        <w:t>The search box on the List tab searches all person records in M</w:t>
      </w:r>
      <w:r w:rsidR="00A55792">
        <w:t>achete, as you type. You do not need to type the entire name or</w:t>
      </w:r>
      <w:r>
        <w:t xml:space="preserve"> </w:t>
      </w:r>
      <w:r w:rsidR="00A55792">
        <w:t>phone number; M</w:t>
      </w:r>
      <w:r>
        <w:t>achete will search based on the text you provide.</w:t>
      </w:r>
    </w:p>
    <w:p w:rsidR="00C96C13" w:rsidRDefault="00C96C13">
      <w:pPr>
        <w:rPr>
          <w:caps/>
          <w:spacing w:val="15"/>
          <w:sz w:val="22"/>
          <w:szCs w:val="22"/>
        </w:rPr>
      </w:pPr>
      <w:r>
        <w:br w:type="page"/>
      </w:r>
    </w:p>
    <w:p w:rsidR="00B92D7E" w:rsidRDefault="00B92D7E" w:rsidP="001F2662">
      <w:pPr>
        <w:pStyle w:val="Heading2"/>
      </w:pPr>
      <w:bookmarkStart w:id="538" w:name="_Toc322213639"/>
      <w:r>
        <w:lastRenderedPageBreak/>
        <w:t>Creating a new person</w:t>
      </w:r>
      <w:bookmarkEnd w:id="538"/>
    </w:p>
    <w:p w:rsidR="00C96C13" w:rsidRDefault="00C96C13" w:rsidP="00C96C13">
      <w:r>
        <w:t>To create a new person record, use the Create New Person tab on the Persons page. The tab will provide a blank person record. Fill out the information and click the Save button.</w:t>
      </w:r>
    </w:p>
    <w:p w:rsidR="00C96C13" w:rsidRPr="00C96C13" w:rsidRDefault="00C96C13" w:rsidP="00C96C13">
      <w:pPr>
        <w:ind w:left="720"/>
      </w:pPr>
      <w:r>
        <w:rPr>
          <w:b/>
        </w:rPr>
        <w:t xml:space="preserve">Note: </w:t>
      </w:r>
      <w:r>
        <w:t>Some fields are required, and cannot be left blank. If you attempt to save a record without providing information for a required field, the field will be highlighted in red. You record is not saved until you put some value in the required field and click the Save button again.</w:t>
      </w:r>
    </w:p>
    <w:p w:rsidR="00B92D7E" w:rsidRDefault="00C96C13" w:rsidP="00B92D7E">
      <w:r>
        <w:rPr>
          <w:noProof/>
        </w:rPr>
        <w:drawing>
          <wp:inline distT="0" distB="0" distL="0" distR="0" wp14:anchorId="02BC2583" wp14:editId="06F7C372">
            <wp:extent cx="5941060" cy="23253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1060" cy="2325370"/>
                    </a:xfrm>
                    <a:prstGeom prst="rect">
                      <a:avLst/>
                    </a:prstGeom>
                    <a:noFill/>
                    <a:ln>
                      <a:noFill/>
                    </a:ln>
                  </pic:spPr>
                </pic:pic>
              </a:graphicData>
            </a:graphic>
          </wp:inline>
        </w:drawing>
      </w:r>
    </w:p>
    <w:p w:rsidR="00C96C13" w:rsidRDefault="00C96C13" w:rsidP="00B92D7E">
      <w:r>
        <w:t>When you save the person record, the Person List tab is selected. The new person record will be accessible by searching for the person using their name or phone number.</w:t>
      </w:r>
    </w:p>
    <w:p w:rsidR="00B92D7E" w:rsidRDefault="00B92D7E" w:rsidP="00C96C13">
      <w:pPr>
        <w:pStyle w:val="Heading2"/>
      </w:pPr>
      <w:bookmarkStart w:id="539" w:name="_Toc322213640"/>
      <w:r>
        <w:t>Editing an existing person</w:t>
      </w:r>
      <w:bookmarkEnd w:id="539"/>
    </w:p>
    <w:p w:rsidR="00C96C13" w:rsidRPr="00C96C13" w:rsidRDefault="00C96C13" w:rsidP="00C96C13">
      <w:r>
        <w:t xml:space="preserve">To edit an existing person record, first use the List tab on the </w:t>
      </w:r>
      <w:proofErr w:type="gramStart"/>
      <w:r>
        <w:t>persons</w:t>
      </w:r>
      <w:proofErr w:type="gramEnd"/>
      <w:r>
        <w:t xml:space="preserve"> page to search and find the record. Double-click on the person row in the List tab to </w:t>
      </w:r>
      <w:r w:rsidR="00B54B03">
        <w:t>open the record tab and edit the record</w:t>
      </w:r>
      <w:r>
        <w:t>.</w:t>
      </w:r>
    </w:p>
    <w:p w:rsidR="00B92D7E" w:rsidRDefault="00AD16E9" w:rsidP="00B92D7E">
      <w:r>
        <w:rPr>
          <w:noProof/>
        </w:rPr>
        <w:drawing>
          <wp:inline distT="0" distB="0" distL="0" distR="0" wp14:anchorId="6A11B060" wp14:editId="43A83A0B">
            <wp:extent cx="5935980" cy="24923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2492375"/>
                    </a:xfrm>
                    <a:prstGeom prst="rect">
                      <a:avLst/>
                    </a:prstGeom>
                    <a:noFill/>
                    <a:ln>
                      <a:noFill/>
                    </a:ln>
                  </pic:spPr>
                </pic:pic>
              </a:graphicData>
            </a:graphic>
          </wp:inline>
        </w:drawing>
      </w:r>
    </w:p>
    <w:p w:rsidR="00B92D7E" w:rsidRDefault="00B92D7E" w:rsidP="00C96C13">
      <w:pPr>
        <w:pStyle w:val="Heading2"/>
      </w:pPr>
      <w:bookmarkStart w:id="540" w:name="_Toc322213641"/>
      <w:r>
        <w:lastRenderedPageBreak/>
        <w:t>Deleting a person</w:t>
      </w:r>
      <w:bookmarkEnd w:id="540"/>
    </w:p>
    <w:p w:rsidR="00C96C13" w:rsidRDefault="00C96C13" w:rsidP="00C96C13">
      <w:r>
        <w:t>To delete a person record, open the Record tab for the person you want to delete. On the right hand side, if you have permission to delete records, a button to delete the record will be visible.</w:t>
      </w:r>
    </w:p>
    <w:p w:rsidR="00C96C13" w:rsidRDefault="00C96C13" w:rsidP="00DA3082">
      <w:pPr>
        <w:ind w:left="720"/>
      </w:pPr>
      <w:r>
        <w:rPr>
          <w:b/>
        </w:rPr>
        <w:t xml:space="preserve">Note: </w:t>
      </w:r>
      <w:r w:rsidRPr="00C96C13">
        <w:t>Deleting a</w:t>
      </w:r>
      <w:r>
        <w:t xml:space="preserve"> person record will also delete their worker record. All links in the worker sign-in table, the work assignment table, and any other tables </w:t>
      </w:r>
      <w:r w:rsidR="00DA3082">
        <w:t>will be broken because they will point to a non-</w:t>
      </w:r>
      <w:proofErr w:type="spellStart"/>
      <w:r w:rsidR="00DA3082">
        <w:t>existant</w:t>
      </w:r>
      <w:proofErr w:type="spellEnd"/>
      <w:r w:rsidR="00DA3082">
        <w:t xml:space="preserve"> record. Deleting a person record is only necessary if you’re removing a duplicate record. </w:t>
      </w:r>
    </w:p>
    <w:p w:rsidR="00DA3082" w:rsidRPr="00DA3082" w:rsidRDefault="00DA3082" w:rsidP="00DA3082">
      <w:r w:rsidRPr="00DA3082">
        <w:t>Click t</w:t>
      </w:r>
      <w:r>
        <w:t>he delete button to delete the person record. A dialog box will appear asking to confirm the delete. If you confirm, the person record and any associated records (e.g. worker record) will be deleted. Use carefully!</w:t>
      </w:r>
    </w:p>
    <w:p w:rsidR="00B92D7E" w:rsidRDefault="00AD16E9" w:rsidP="00B92D7E">
      <w:r>
        <w:rPr>
          <w:noProof/>
        </w:rPr>
        <w:drawing>
          <wp:inline distT="0" distB="0" distL="0" distR="0" wp14:anchorId="27C7871F" wp14:editId="2C9782E9">
            <wp:extent cx="5935980" cy="212153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2121535"/>
                    </a:xfrm>
                    <a:prstGeom prst="rect">
                      <a:avLst/>
                    </a:prstGeom>
                    <a:noFill/>
                    <a:ln>
                      <a:noFill/>
                    </a:ln>
                  </pic:spPr>
                </pic:pic>
              </a:graphicData>
            </a:graphic>
          </wp:inline>
        </w:drawing>
      </w:r>
    </w:p>
    <w:p w:rsidR="00DA3082" w:rsidRPr="00B92D7E" w:rsidRDefault="00DA3082" w:rsidP="00B92D7E">
      <w:r>
        <w:t>If you want to de-activate the person, so they do not appear in reports, edit the person record and remove the check from the Active person check box.</w:t>
      </w:r>
    </w:p>
    <w:p w:rsidR="0046660D" w:rsidRDefault="0046660D">
      <w:pPr>
        <w:rPr>
          <w:b/>
          <w:bCs/>
          <w:caps/>
          <w:color w:val="FFFFFF" w:themeColor="background1"/>
          <w:spacing w:val="15"/>
          <w:sz w:val="22"/>
          <w:szCs w:val="22"/>
        </w:rPr>
      </w:pPr>
      <w:r>
        <w:br w:type="page"/>
      </w:r>
    </w:p>
    <w:p w:rsidR="006A2A29" w:rsidRDefault="006A2A29" w:rsidP="008479B6">
      <w:pPr>
        <w:pStyle w:val="Heading1"/>
      </w:pPr>
      <w:bookmarkStart w:id="541" w:name="_Toc322213642"/>
      <w:r>
        <w:lastRenderedPageBreak/>
        <w:t>workers</w:t>
      </w:r>
      <w:bookmarkEnd w:id="541"/>
    </w:p>
    <w:p w:rsidR="007B16CD" w:rsidRDefault="0046660D" w:rsidP="007B16CD">
      <w:r>
        <w:t xml:space="preserve">The Workers page is an alternative page for searching and editing of worker records. Worker records are also accessible from the person page. The Workers page provides additional fields for searching worker records, specific to the worker record. </w:t>
      </w:r>
    </w:p>
    <w:p w:rsidR="0046660D" w:rsidDel="00747EA7" w:rsidRDefault="0046660D" w:rsidP="007B16CD">
      <w:pPr>
        <w:rPr>
          <w:del w:id="542" w:author="jimm" w:date="2012-04-15T15:49:00Z"/>
        </w:rPr>
      </w:pPr>
      <w:moveFromRangeStart w:id="543" w:author="jimm" w:date="2012-04-15T15:49:00Z" w:name="move322268283"/>
      <w:moveFrom w:id="544" w:author="jimm" w:date="2012-04-15T15:49:00Z">
        <w:del w:id="545" w:author="jimm" w:date="2012-04-15T15:49:00Z">
          <w:r w:rsidDel="00747EA7">
            <w:rPr>
              <w:noProof/>
            </w:rPr>
            <w:drawing>
              <wp:inline distT="0" distB="0" distL="0" distR="0" wp14:anchorId="336569DC" wp14:editId="549ADC63">
                <wp:extent cx="5941060" cy="18599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1060" cy="1859915"/>
                        </a:xfrm>
                        <a:prstGeom prst="rect">
                          <a:avLst/>
                        </a:prstGeom>
                        <a:noFill/>
                        <a:ln>
                          <a:noFill/>
                        </a:ln>
                      </pic:spPr>
                    </pic:pic>
                  </a:graphicData>
                </a:graphic>
              </wp:inline>
            </w:drawing>
          </w:r>
        </w:del>
      </w:moveFrom>
      <w:moveFromRangeEnd w:id="543"/>
    </w:p>
    <w:p w:rsidR="00A55792" w:rsidRDefault="00A55792" w:rsidP="00A55792">
      <w:pPr>
        <w:pStyle w:val="Heading2"/>
      </w:pPr>
      <w:bookmarkStart w:id="546" w:name="_Toc322213643"/>
      <w:r>
        <w:t>Searching for a worker</w:t>
      </w:r>
      <w:bookmarkEnd w:id="546"/>
    </w:p>
    <w:p w:rsidR="00747EA7" w:rsidRDefault="00A55792" w:rsidP="00A55792">
      <w:pPr>
        <w:rPr>
          <w:ins w:id="547" w:author="jimm" w:date="2012-04-15T15:49:00Z"/>
          <w:noProof/>
        </w:rPr>
      </w:pPr>
      <w:r>
        <w:t>The worker page shows the List workers tab when it is first loaded. The search box on the List tab searches all worker records in Machete, as you type. You do not</w:t>
      </w:r>
      <w:del w:id="548" w:author="jimm" w:date="2012-04-15T15:49:00Z">
        <w:r w:rsidDel="00747EA7">
          <w:delText>e</w:delText>
        </w:r>
      </w:del>
      <w:r>
        <w:t xml:space="preserve"> need to type entire name o</w:t>
      </w:r>
      <w:r w:rsidR="000B6374">
        <w:t>r membership number</w:t>
      </w:r>
      <w:r>
        <w:t>; Machete will search based on the text you provide.</w:t>
      </w:r>
      <w:ins w:id="549" w:author="jimm" w:date="2012-04-15T15:49:00Z">
        <w:r w:rsidR="00747EA7" w:rsidRPr="00747EA7">
          <w:rPr>
            <w:noProof/>
          </w:rPr>
          <w:t xml:space="preserve"> </w:t>
        </w:r>
      </w:ins>
    </w:p>
    <w:p w:rsidR="00A55792" w:rsidRDefault="00747EA7" w:rsidP="00A55792">
      <w:moveToRangeStart w:id="550" w:author="jimm" w:date="2012-04-15T15:49:00Z" w:name="move322268283"/>
      <w:moveTo w:id="551" w:author="jimm" w:date="2012-04-15T15:49:00Z">
        <w:r>
          <w:rPr>
            <w:noProof/>
          </w:rPr>
          <w:drawing>
            <wp:inline distT="0" distB="0" distL="0" distR="0" wp14:anchorId="70D81702" wp14:editId="2CF79C77">
              <wp:extent cx="5941060" cy="18599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1060" cy="1859915"/>
                      </a:xfrm>
                      <a:prstGeom prst="rect">
                        <a:avLst/>
                      </a:prstGeom>
                      <a:noFill/>
                      <a:ln>
                        <a:noFill/>
                      </a:ln>
                    </pic:spPr>
                  </pic:pic>
                </a:graphicData>
              </a:graphic>
            </wp:inline>
          </w:drawing>
        </w:r>
      </w:moveTo>
      <w:moveToRangeEnd w:id="550"/>
    </w:p>
    <w:p w:rsidR="00A55792" w:rsidRPr="00A55792" w:rsidRDefault="00A55792" w:rsidP="00A55792">
      <w:r>
        <w:t xml:space="preserve">It is important to note that the search functionality is </w:t>
      </w:r>
      <w:ins w:id="552" w:author="jimm" w:date="2012-04-15T15:57:00Z">
        <w:r w:rsidR="00747EA7">
          <w:t>inten</w:t>
        </w:r>
      </w:ins>
      <w:del w:id="553" w:author="jimm" w:date="2012-04-15T15:57:00Z">
        <w:r w:rsidDel="00747EA7">
          <w:delText>en</w:delText>
        </w:r>
      </w:del>
      <w:r>
        <w:t xml:space="preserve">ded only to facilitate finding worker records </w:t>
      </w:r>
      <w:r w:rsidR="000B6374">
        <w:t xml:space="preserve">in order to update them. </w:t>
      </w:r>
    </w:p>
    <w:p w:rsidR="0046660D" w:rsidRDefault="00A55792" w:rsidP="00A55792">
      <w:pPr>
        <w:pStyle w:val="Heading2"/>
      </w:pPr>
      <w:bookmarkStart w:id="554" w:name="_Toc322213644"/>
      <w:r>
        <w:t>Creating a worker</w:t>
      </w:r>
      <w:bookmarkEnd w:id="554"/>
    </w:p>
    <w:p w:rsidR="00A55792" w:rsidRPr="00A55792" w:rsidRDefault="00FD0BEE" w:rsidP="00A55792">
      <w:r>
        <w:t>In order to create a worker record, a</w:t>
      </w:r>
      <w:r w:rsidR="00A55792">
        <w:t xml:space="preserve"> person record m</w:t>
      </w:r>
      <w:r>
        <w:t>ust already exist for the individual.  A worker record is essentially an add-on to the person record (they share the same unique ID inside Machete). Therefore, the create worker functionality is a part of the Person record, to simplify correlating the two records.</w:t>
      </w:r>
    </w:p>
    <w:p w:rsidR="00A55792" w:rsidRDefault="00FD0BEE" w:rsidP="007B16CD">
      <w:pPr>
        <w:rPr>
          <w:noProof/>
        </w:rPr>
      </w:pPr>
      <w:r>
        <w:rPr>
          <w:noProof/>
        </w:rPr>
        <w:drawing>
          <wp:inline distT="0" distB="0" distL="0" distR="0" wp14:anchorId="67D72AA4" wp14:editId="448BC080">
            <wp:extent cx="5936615" cy="1442085"/>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6615" cy="1442085"/>
                    </a:xfrm>
                    <a:prstGeom prst="rect">
                      <a:avLst/>
                    </a:prstGeom>
                    <a:noFill/>
                    <a:ln>
                      <a:noFill/>
                    </a:ln>
                  </pic:spPr>
                </pic:pic>
              </a:graphicData>
            </a:graphic>
          </wp:inline>
        </w:drawing>
      </w:r>
    </w:p>
    <w:p w:rsidR="00FD0BEE" w:rsidRDefault="00FD0BEE" w:rsidP="007B16CD">
      <w:pPr>
        <w:rPr>
          <w:noProof/>
        </w:rPr>
      </w:pPr>
      <w:r>
        <w:rPr>
          <w:noProof/>
        </w:rPr>
        <w:t>Create (or edit) a person record. When the person record is open, there are two additional tabs. The first tab shows basic information (stored in the person record). The second tab will either allow the user to create a worker record (if it does not exist), or edit the worker record if it does exist.</w:t>
      </w:r>
    </w:p>
    <w:p w:rsidR="00FD0BEE" w:rsidRDefault="00FD0BEE" w:rsidP="007B16CD"/>
    <w:p w:rsidR="00A55792" w:rsidRDefault="00A55792" w:rsidP="00A55792">
      <w:pPr>
        <w:pStyle w:val="Heading2"/>
      </w:pPr>
      <w:bookmarkStart w:id="555" w:name="_Toc322213645"/>
      <w:r>
        <w:lastRenderedPageBreak/>
        <w:t>Editing a worker</w:t>
      </w:r>
      <w:bookmarkEnd w:id="555"/>
    </w:p>
    <w:p w:rsidR="00B54B03" w:rsidRPr="00B54B03" w:rsidRDefault="00B54B03" w:rsidP="00B54B03">
      <w:r>
        <w:t>To edit an existing worker record, first use the List tab on the workers page to search and find the record. Double-click on the worker r</w:t>
      </w:r>
      <w:del w:id="556" w:author="jimm" w:date="2012-04-14T23:35:00Z">
        <w:r w:rsidDel="00F96327">
          <w:delText>e</w:delText>
        </w:r>
      </w:del>
      <w:r>
        <w:t xml:space="preserve">ow in the List tab to open the record tab and edit the record. </w:t>
      </w:r>
      <w:proofErr w:type="gramStart"/>
      <w:r>
        <w:t>Click save</w:t>
      </w:r>
      <w:proofErr w:type="gramEnd"/>
      <w:r>
        <w:t xml:space="preserve"> to save the changes to the record.</w:t>
      </w:r>
    </w:p>
    <w:p w:rsidR="00A55792" w:rsidRDefault="0090574A" w:rsidP="00FD0BEE">
      <w:pPr>
        <w:jc w:val="center"/>
      </w:pPr>
      <w:ins w:id="557" w:author="jimm" w:date="2012-04-14T23:53:00Z">
        <w:r>
          <w:rPr>
            <w:noProof/>
          </w:rPr>
          <w:lastRenderedPageBreak/>
          <w:drawing>
            <wp:inline distT="0" distB="0" distL="0" distR="0">
              <wp:extent cx="4096539" cy="38512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2378" cy="3866129"/>
                      </a:xfrm>
                      <a:prstGeom prst="rect">
                        <a:avLst/>
                      </a:prstGeom>
                      <a:noFill/>
                      <a:ln>
                        <a:noFill/>
                      </a:ln>
                    </pic:spPr>
                  </pic:pic>
                </a:graphicData>
              </a:graphic>
            </wp:inline>
          </w:drawing>
        </w:r>
      </w:ins>
      <w:del w:id="558" w:author="jimm" w:date="2012-04-14T23:53:00Z">
        <w:r w:rsidR="00FD0BEE" w:rsidDel="0090574A">
          <w:rPr>
            <w:noProof/>
          </w:rPr>
          <w:drawing>
            <wp:inline distT="0" distB="0" distL="0" distR="0" wp14:anchorId="6F43078D" wp14:editId="79859113">
              <wp:extent cx="4304714" cy="356523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4842" cy="3565343"/>
                      </a:xfrm>
                      <a:prstGeom prst="rect">
                        <a:avLst/>
                      </a:prstGeom>
                      <a:noFill/>
                      <a:ln>
                        <a:noFill/>
                      </a:ln>
                    </pic:spPr>
                  </pic:pic>
                </a:graphicData>
              </a:graphic>
            </wp:inline>
          </w:drawing>
        </w:r>
      </w:del>
    </w:p>
    <w:p w:rsidR="00B54B03" w:rsidRDefault="00B54B03" w:rsidP="00B54B03">
      <w:r>
        <w:t>Information about the worker record:</w:t>
      </w:r>
    </w:p>
    <w:p w:rsidR="00B54B03" w:rsidRDefault="00B54B03" w:rsidP="00B54B03">
      <w:pPr>
        <w:pStyle w:val="ListParagraph"/>
        <w:numPr>
          <w:ilvl w:val="0"/>
          <w:numId w:val="22"/>
        </w:numPr>
      </w:pPr>
      <w:r>
        <w:lastRenderedPageBreak/>
        <w:t xml:space="preserve">The worker record is modeled after the intake form used to collect information necessary for United Way and City of Seattle reporting requirements. </w:t>
      </w:r>
    </w:p>
    <w:p w:rsidR="00B54B03" w:rsidRDefault="00B54B03" w:rsidP="00B54B03">
      <w:pPr>
        <w:pStyle w:val="ListParagraph"/>
        <w:numPr>
          <w:ilvl w:val="0"/>
          <w:numId w:val="22"/>
        </w:numPr>
      </w:pPr>
      <w:r>
        <w:t>Most of the drop-down boxes are controlled by a table in the Machete database called ‘Lookups’.</w:t>
      </w:r>
    </w:p>
    <w:p w:rsidR="00B54B03" w:rsidRDefault="00B54B03" w:rsidP="00B54B03">
      <w:pPr>
        <w:pStyle w:val="ListParagraph"/>
        <w:numPr>
          <w:ilvl w:val="0"/>
          <w:numId w:val="22"/>
        </w:numPr>
      </w:pPr>
      <w:r>
        <w:t>Additional entries to a drop-down can be added without modifying the Machete program—new rows with the proper information need only be added to the Lookups table.</w:t>
      </w:r>
    </w:p>
    <w:p w:rsidR="00B54B03" w:rsidRDefault="00B54B03" w:rsidP="00B54B03">
      <w:pPr>
        <w:pStyle w:val="ListParagraph"/>
        <w:numPr>
          <w:ilvl w:val="0"/>
          <w:numId w:val="22"/>
        </w:numPr>
        <w:rPr>
          <w:ins w:id="559" w:author="jimm" w:date="2012-04-14T23:51:00Z"/>
        </w:rPr>
      </w:pPr>
      <w:r>
        <w:t xml:space="preserve">Clicking on the calendar icons will open a calendar dialog to assist in finding the </w:t>
      </w:r>
      <w:del w:id="560" w:author="jimm" w:date="2012-04-14T23:51:00Z">
        <w:r w:rsidDel="0090574A">
          <w:delText xml:space="preserve">a </w:delText>
        </w:r>
      </w:del>
      <w:r>
        <w:t>date. You can also type directly into the field.</w:t>
      </w:r>
    </w:p>
    <w:p w:rsidR="0090574A" w:rsidDel="0090574A" w:rsidRDefault="0090574A">
      <w:pPr>
        <w:pStyle w:val="Heading2"/>
        <w:rPr>
          <w:del w:id="561" w:author="jimm" w:date="2012-04-14T23:55:00Z"/>
        </w:rPr>
      </w:pPr>
      <w:bookmarkStart w:id="562" w:name="_Toc322213646"/>
      <w:ins w:id="563" w:author="jimm" w:date="2012-04-14T23:55:00Z">
        <w:r>
          <w:t>Status</w:t>
        </w:r>
        <w:bookmarkEnd w:id="562"/>
        <w:r>
          <w:t xml:space="preserve"> </w:t>
        </w:r>
      </w:ins>
    </w:p>
    <w:p w:rsidR="0090574A" w:rsidRDefault="0090574A">
      <w:pPr>
        <w:pStyle w:val="Heading2"/>
        <w:rPr>
          <w:ins w:id="564" w:author="jimm" w:date="2012-04-14T23:55:00Z"/>
        </w:rPr>
        <w:pPrChange w:id="565" w:author="jimm" w:date="2012-04-14T23:55:00Z">
          <w:pPr>
            <w:pStyle w:val="ListParagraph"/>
            <w:numPr>
              <w:numId w:val="22"/>
            </w:numPr>
            <w:ind w:hanging="360"/>
          </w:pPr>
        </w:pPrChange>
      </w:pPr>
      <w:bookmarkStart w:id="566" w:name="_Toc322213647"/>
      <w:ins w:id="567" w:author="jimm" w:date="2012-04-14T23:55:00Z">
        <w:r>
          <w:t>of a Worker</w:t>
        </w:r>
        <w:bookmarkEnd w:id="566"/>
      </w:ins>
    </w:p>
    <w:p w:rsidR="00F20ABF" w:rsidRDefault="00C717C5">
      <w:pPr>
        <w:rPr>
          <w:ins w:id="568" w:author="jimm" w:date="2012-04-15T00:06:00Z"/>
        </w:rPr>
        <w:pPrChange w:id="569" w:author="jimm" w:date="2012-04-14T23:55:00Z">
          <w:pPr>
            <w:pStyle w:val="ListParagraph"/>
            <w:numPr>
              <w:numId w:val="22"/>
            </w:numPr>
            <w:ind w:hanging="360"/>
          </w:pPr>
        </w:pPrChange>
      </w:pPr>
      <w:ins w:id="570" w:author="jimm" w:date="2012-04-15T00:03:00Z">
        <w:r>
          <w:t>The Me</w:t>
        </w:r>
        <w:r w:rsidR="00F20ABF">
          <w:t xml:space="preserve">mber Status of </w:t>
        </w:r>
      </w:ins>
      <w:ins w:id="571" w:author="jimm" w:date="2012-04-15T00:06:00Z">
        <w:r w:rsidR="00F20ABF">
          <w:t>a worker</w:t>
        </w:r>
      </w:ins>
      <w:ins w:id="572" w:author="jimm" w:date="2012-04-15T00:03:00Z">
        <w:r>
          <w:t xml:space="preserve"> controls a number of features within Machete, such as whether a Sign-in registration will be record, of if the Worker is eligible for work assignment. </w:t>
        </w:r>
      </w:ins>
      <w:ins w:id="573" w:author="jimm" w:date="2012-04-15T00:06:00Z">
        <w:r w:rsidR="00F20ABF">
          <w:t xml:space="preserve">The status determines how the record is displayed in worker look-ups, or if the record is even available. </w:t>
        </w:r>
      </w:ins>
    </w:p>
    <w:p w:rsidR="0090574A" w:rsidRDefault="00C717C5">
      <w:pPr>
        <w:rPr>
          <w:ins w:id="574" w:author="jimm" w:date="2012-04-15T00:07:00Z"/>
        </w:rPr>
        <w:pPrChange w:id="575" w:author="jimm" w:date="2012-04-14T23:55:00Z">
          <w:pPr>
            <w:pStyle w:val="ListParagraph"/>
            <w:numPr>
              <w:numId w:val="22"/>
            </w:numPr>
            <w:ind w:hanging="360"/>
          </w:pPr>
        </w:pPrChange>
      </w:pPr>
      <w:ins w:id="576" w:author="jimm" w:date="2012-04-15T00:05:00Z">
        <w:r>
          <w:t xml:space="preserve">The status is controlled by the Member Status drop-down box on the </w:t>
        </w:r>
      </w:ins>
      <w:ins w:id="577" w:author="jimm" w:date="2012-04-15T00:06:00Z">
        <w:r w:rsidR="00F20ABF">
          <w:t>Worker Information tab.</w:t>
        </w:r>
      </w:ins>
      <w:ins w:id="578" w:author="jimm" w:date="2012-04-15T00:07:00Z">
        <w:r w:rsidR="00F20ABF">
          <w:t xml:space="preserve"> To change a worker’s status, open the Person record from the Person page. Next, click on the Worker Information tab. </w:t>
        </w:r>
      </w:ins>
    </w:p>
    <w:p w:rsidR="00F20ABF" w:rsidRDefault="00F20ABF">
      <w:pPr>
        <w:rPr>
          <w:ins w:id="579" w:author="jimm" w:date="2012-04-15T00:07:00Z"/>
        </w:rPr>
        <w:pPrChange w:id="580" w:author="jimm" w:date="2012-04-14T23:55:00Z">
          <w:pPr>
            <w:pStyle w:val="ListParagraph"/>
            <w:numPr>
              <w:numId w:val="22"/>
            </w:numPr>
            <w:ind w:hanging="360"/>
          </w:pPr>
        </w:pPrChange>
      </w:pPr>
      <w:ins w:id="581" w:author="jimm" w:date="2012-04-15T00:07:00Z">
        <w:r>
          <w:t xml:space="preserve">There are five possible statuses for a worker. </w:t>
        </w:r>
      </w:ins>
    </w:p>
    <w:p w:rsidR="00F20ABF" w:rsidRPr="00F20ABF" w:rsidRDefault="00F20ABF">
      <w:pPr>
        <w:pStyle w:val="ListParagraph"/>
        <w:numPr>
          <w:ilvl w:val="0"/>
          <w:numId w:val="26"/>
        </w:numPr>
        <w:rPr>
          <w:ins w:id="582" w:author="jimm" w:date="2012-04-15T00:08:00Z"/>
          <w:b/>
          <w:rPrChange w:id="583" w:author="jimm" w:date="2012-04-15T00:08:00Z">
            <w:rPr>
              <w:ins w:id="584" w:author="jimm" w:date="2012-04-15T00:08:00Z"/>
            </w:rPr>
          </w:rPrChange>
        </w:rPr>
        <w:pPrChange w:id="585" w:author="jimm" w:date="2012-04-15T00:08:00Z">
          <w:pPr>
            <w:pStyle w:val="ListParagraph"/>
            <w:numPr>
              <w:numId w:val="22"/>
            </w:numPr>
            <w:ind w:hanging="360"/>
          </w:pPr>
        </w:pPrChange>
      </w:pPr>
      <w:ins w:id="586" w:author="jimm" w:date="2012-04-15T00:08:00Z">
        <w:r w:rsidRPr="00F20ABF">
          <w:rPr>
            <w:b/>
            <w:rPrChange w:id="587" w:author="jimm" w:date="2012-04-15T00:08:00Z">
              <w:rPr/>
            </w:rPrChange>
          </w:rPr>
          <w:t>Active:</w:t>
        </w:r>
        <w:r>
          <w:t xml:space="preserve"> A normal worker within Machete. There are no restrictions on this worker.</w:t>
        </w:r>
      </w:ins>
      <w:ins w:id="588" w:author="jimm" w:date="2012-04-15T00:09:00Z">
        <w:r>
          <w:t xml:space="preserve"> Active workers blue </w:t>
        </w:r>
      </w:ins>
      <w:ins w:id="589" w:author="jimm" w:date="2012-04-15T00:11:00Z">
        <w:r>
          <w:t xml:space="preserve">are </w:t>
        </w:r>
      </w:ins>
      <w:ins w:id="590" w:author="jimm" w:date="2012-04-15T00:09:00Z">
        <w:r>
          <w:t xml:space="preserve">in the </w:t>
        </w:r>
      </w:ins>
      <w:ins w:id="591" w:author="jimm" w:date="2012-04-15T00:10:00Z">
        <w:r>
          <w:t xml:space="preserve">List </w:t>
        </w:r>
      </w:ins>
      <w:ins w:id="592" w:author="jimm" w:date="2012-04-15T00:09:00Z">
        <w:r>
          <w:t>Worker Dialog</w:t>
        </w:r>
      </w:ins>
      <w:ins w:id="593" w:author="jimm" w:date="2012-04-15T00:10:00Z">
        <w:r>
          <w:t xml:space="preserve">s. </w:t>
        </w:r>
      </w:ins>
    </w:p>
    <w:p w:rsidR="00F20ABF" w:rsidRDefault="00F20ABF">
      <w:pPr>
        <w:pStyle w:val="ListParagraph"/>
        <w:numPr>
          <w:ilvl w:val="0"/>
          <w:numId w:val="26"/>
        </w:numPr>
        <w:rPr>
          <w:ins w:id="594" w:author="jimm" w:date="2012-04-15T00:11:00Z"/>
        </w:rPr>
        <w:pPrChange w:id="595" w:author="jimm" w:date="2012-04-15T00:08:00Z">
          <w:pPr>
            <w:pStyle w:val="ListParagraph"/>
            <w:numPr>
              <w:numId w:val="22"/>
            </w:numPr>
            <w:ind w:hanging="360"/>
          </w:pPr>
        </w:pPrChange>
      </w:pPr>
      <w:ins w:id="596" w:author="jimm" w:date="2012-04-15T00:11:00Z">
        <w:r>
          <w:rPr>
            <w:b/>
          </w:rPr>
          <w:t>Expired</w:t>
        </w:r>
      </w:ins>
      <w:ins w:id="597" w:author="jimm" w:date="2012-04-15T00:08:00Z">
        <w:r>
          <w:rPr>
            <w:b/>
          </w:rPr>
          <w:t xml:space="preserve">: </w:t>
        </w:r>
      </w:ins>
      <w:ins w:id="598" w:author="jimm" w:date="2012-04-15T00:09:00Z">
        <w:r w:rsidRPr="00F20ABF">
          <w:rPr>
            <w:rPrChange w:id="599" w:author="jimm" w:date="2012-04-15T00:09:00Z">
              <w:rPr>
                <w:b/>
              </w:rPr>
            </w:rPrChange>
          </w:rPr>
          <w:t>A worker who</w:t>
        </w:r>
        <w:r>
          <w:t xml:space="preserve"> has not renewed their membership</w:t>
        </w:r>
      </w:ins>
      <w:ins w:id="600" w:author="jimm" w:date="2012-04-15T00:10:00Z">
        <w:r>
          <w:t xml:space="preserve"> is automatically changed to </w:t>
        </w:r>
      </w:ins>
      <w:ins w:id="601" w:author="jimm" w:date="2012-04-15T00:12:00Z">
        <w:r>
          <w:t>E</w:t>
        </w:r>
      </w:ins>
      <w:ins w:id="602" w:author="jimm" w:date="2012-04-15T00:11:00Z">
        <w:r>
          <w:t>xpired</w:t>
        </w:r>
      </w:ins>
      <w:ins w:id="603" w:author="jimm" w:date="2012-04-15T00:10:00Z">
        <w:r>
          <w:t xml:space="preserve"> once the </w:t>
        </w:r>
      </w:ins>
      <w:ins w:id="604" w:author="jimm" w:date="2012-04-15T00:12:00Z">
        <w:r>
          <w:t>Expiration date passes</w:t>
        </w:r>
      </w:ins>
      <w:ins w:id="605" w:author="jimm" w:date="2012-04-15T00:10:00Z">
        <w:r>
          <w:t xml:space="preserve">.  Currently there are no restrictions on </w:t>
        </w:r>
      </w:ins>
      <w:ins w:id="606" w:author="jimm" w:date="2012-04-15T00:13:00Z">
        <w:r>
          <w:t>expired workers</w:t>
        </w:r>
      </w:ins>
      <w:ins w:id="607" w:author="jimm" w:date="2012-04-15T00:10:00Z">
        <w:r>
          <w:t xml:space="preserve">, but they are </w:t>
        </w:r>
      </w:ins>
      <w:ins w:id="608" w:author="jimm" w:date="2012-04-15T00:11:00Z">
        <w:r>
          <w:t>displayed in yellow in the List Worker Dialogs.</w:t>
        </w:r>
      </w:ins>
    </w:p>
    <w:p w:rsidR="00F20ABF" w:rsidRDefault="00F20ABF">
      <w:pPr>
        <w:pStyle w:val="ListParagraph"/>
        <w:numPr>
          <w:ilvl w:val="0"/>
          <w:numId w:val="26"/>
        </w:numPr>
        <w:rPr>
          <w:ins w:id="609" w:author="jimm" w:date="2012-04-15T00:14:00Z"/>
        </w:rPr>
        <w:pPrChange w:id="610" w:author="jimm" w:date="2012-04-15T00:08:00Z">
          <w:pPr>
            <w:pStyle w:val="ListParagraph"/>
            <w:numPr>
              <w:numId w:val="22"/>
            </w:numPr>
            <w:ind w:hanging="360"/>
          </w:pPr>
        </w:pPrChange>
      </w:pPr>
      <w:ins w:id="611" w:author="jimm" w:date="2012-04-15T00:13:00Z">
        <w:r w:rsidRPr="00F20ABF">
          <w:rPr>
            <w:b/>
            <w:rPrChange w:id="612" w:author="jimm" w:date="2012-04-15T00:13:00Z">
              <w:rPr/>
            </w:rPrChange>
          </w:rPr>
          <w:t>Inactive</w:t>
        </w:r>
        <w:r>
          <w:t>: A worker who no longer seeks work should be set to inactive. They are displayed in</w:t>
        </w:r>
      </w:ins>
      <w:ins w:id="613" w:author="jimm" w:date="2012-04-15T00:14:00Z">
        <w:r>
          <w:t xml:space="preserve"> yellow on the List</w:t>
        </w:r>
      </w:ins>
      <w:ins w:id="614" w:author="jimm" w:date="2012-04-15T00:13:00Z">
        <w:r>
          <w:t xml:space="preserve"> Worker Dialogs</w:t>
        </w:r>
      </w:ins>
      <w:ins w:id="615" w:author="jimm" w:date="2012-04-15T00:14:00Z">
        <w:r>
          <w:t>.</w:t>
        </w:r>
      </w:ins>
      <w:ins w:id="616" w:author="jimm" w:date="2012-04-15T00:15:00Z">
        <w:r>
          <w:t xml:space="preserve"> If a reactivation date is set, the worker will be set to active once the Reactivation date passes.</w:t>
        </w:r>
      </w:ins>
    </w:p>
    <w:p w:rsidR="00F20ABF" w:rsidRDefault="00F20ABF">
      <w:pPr>
        <w:pStyle w:val="ListParagraph"/>
        <w:numPr>
          <w:ilvl w:val="0"/>
          <w:numId w:val="26"/>
        </w:numPr>
        <w:rPr>
          <w:ins w:id="617" w:author="jimm" w:date="2012-04-15T00:17:00Z"/>
        </w:rPr>
        <w:pPrChange w:id="618" w:author="jimm" w:date="2012-04-15T00:08:00Z">
          <w:pPr>
            <w:pStyle w:val="ListParagraph"/>
            <w:numPr>
              <w:numId w:val="22"/>
            </w:numPr>
            <w:ind w:hanging="360"/>
          </w:pPr>
        </w:pPrChange>
      </w:pPr>
      <w:ins w:id="619" w:author="jimm" w:date="2012-04-15T00:14:00Z">
        <w:r w:rsidRPr="00F20ABF">
          <w:rPr>
            <w:b/>
            <w:rPrChange w:id="620" w:author="jimm" w:date="2012-04-15T00:14:00Z">
              <w:rPr/>
            </w:rPrChange>
          </w:rPr>
          <w:t>Sanctioned</w:t>
        </w:r>
        <w:r>
          <w:t>:</w:t>
        </w:r>
      </w:ins>
      <w:ins w:id="621" w:author="jimm" w:date="2012-04-15T00:15:00Z">
        <w:r>
          <w:t xml:space="preserve"> A sanctioned worker is not able to receive work </w:t>
        </w:r>
      </w:ins>
      <w:ins w:id="622" w:author="jimm" w:date="2012-04-15T00:16:00Z">
        <w:r>
          <w:t xml:space="preserve">through Machete. If they Sign-in, the attempt is recorded, but a notice is displayed that the worker should not be permitted to participate in work for that day. </w:t>
        </w:r>
      </w:ins>
      <w:ins w:id="623" w:author="jimm" w:date="2012-04-15T00:17:00Z">
        <w:r w:rsidR="00241E5B">
          <w:t>Sanctioned workers are not recorded for Activity registrations, such as classes. Sanctioned workers are displayed in red on the List Worker Dialogs.</w:t>
        </w:r>
      </w:ins>
      <w:ins w:id="624" w:author="jimm" w:date="2012-04-15T00:18:00Z">
        <w:r w:rsidR="00241E5B">
          <w:t xml:space="preserve"> If a reactivation date is set, the worker will be set to active once the Reactivation date passes.</w:t>
        </w:r>
      </w:ins>
    </w:p>
    <w:p w:rsidR="00241E5B" w:rsidRPr="00F20ABF" w:rsidRDefault="00241E5B">
      <w:pPr>
        <w:pStyle w:val="ListParagraph"/>
        <w:numPr>
          <w:ilvl w:val="0"/>
          <w:numId w:val="26"/>
        </w:numPr>
        <w:rPr>
          <w:ins w:id="625" w:author="jimm" w:date="2012-04-14T23:55:00Z"/>
        </w:rPr>
        <w:pPrChange w:id="626" w:author="jimm" w:date="2012-04-15T00:08:00Z">
          <w:pPr>
            <w:pStyle w:val="ListParagraph"/>
            <w:numPr>
              <w:numId w:val="22"/>
            </w:numPr>
            <w:ind w:hanging="360"/>
          </w:pPr>
        </w:pPrChange>
      </w:pPr>
      <w:ins w:id="627" w:author="jimm" w:date="2012-04-15T00:17:00Z">
        <w:r w:rsidRPr="00241E5B">
          <w:rPr>
            <w:b/>
            <w:rPrChange w:id="628" w:author="jimm" w:date="2012-04-15T00:18:00Z">
              <w:rPr/>
            </w:rPrChange>
          </w:rPr>
          <w:t>Expelled</w:t>
        </w:r>
      </w:ins>
      <w:ins w:id="629" w:author="jimm" w:date="2012-04-15T00:18:00Z">
        <w:r>
          <w:t>:</w:t>
        </w:r>
      </w:ins>
      <w:ins w:id="630" w:author="jimm" w:date="2012-04-15T00:17:00Z">
        <w:r>
          <w:t xml:space="preserve"> </w:t>
        </w:r>
      </w:ins>
      <w:ins w:id="631" w:author="jimm" w:date="2012-04-15T00:21:00Z">
        <w:r>
          <w:t xml:space="preserve">An expelled worker is disabled within the Machete system. If they Sign-in, the attempt is record, but a notice is displayed that the worker is expelled. Expelled workers are not recorded for Activity registrations. Expelled workers are displayed in red on the List Worker Dialogs. </w:t>
        </w:r>
      </w:ins>
    </w:p>
    <w:p w:rsidR="00A55792" w:rsidRPr="007B16CD" w:rsidRDefault="00A55792" w:rsidP="00A55792">
      <w:pPr>
        <w:pStyle w:val="Heading2"/>
      </w:pPr>
      <w:bookmarkStart w:id="632" w:name="_Toc322213648"/>
      <w:r>
        <w:t>Deleting a worker</w:t>
      </w:r>
      <w:bookmarkEnd w:id="632"/>
    </w:p>
    <w:p w:rsidR="00B54B03" w:rsidRDefault="00B54B03">
      <w:r>
        <w:t xml:space="preserve">To delete a worker record, edit the Worker record tab for the worker you want to delete. On the right hand side, if you have permission to delete the worker record, a button to delete the record will be visible. </w:t>
      </w:r>
    </w:p>
    <w:p w:rsidR="002D3D6C" w:rsidRDefault="00B54B03" w:rsidP="002D3D6C">
      <w:pPr>
        <w:ind w:left="720"/>
      </w:pPr>
      <w:r w:rsidRPr="00B54B03">
        <w:rPr>
          <w:b/>
        </w:rPr>
        <w:t>Note</w:t>
      </w:r>
      <w:r>
        <w:t>: Deleting a worker record will break all links within Machete in the worker sign-in table and the work assignment table.</w:t>
      </w:r>
      <w:r w:rsidR="002D3D6C">
        <w:t xml:space="preserve"> Deleting a worker record is only necessary if you’re removing a duplicate record.</w:t>
      </w:r>
    </w:p>
    <w:p w:rsidR="0046660D" w:rsidRDefault="002D3D6C" w:rsidP="002D3D6C">
      <w:pPr>
        <w:rPr>
          <w:b/>
          <w:bCs/>
          <w:caps/>
          <w:color w:val="FFFFFF" w:themeColor="background1"/>
          <w:spacing w:val="15"/>
          <w:sz w:val="22"/>
          <w:szCs w:val="22"/>
        </w:rPr>
      </w:pPr>
      <w:r w:rsidRPr="00DA3082">
        <w:lastRenderedPageBreak/>
        <w:t>Click t</w:t>
      </w:r>
      <w:r>
        <w:t>he delete button to delete the person record. A dialog box will appear asking to confirm the delete. If you confirm, the person record and any associated records (e.g. worker record) will be deleted. Use carefully</w:t>
      </w:r>
      <w:r w:rsidR="0046660D">
        <w:br w:type="page"/>
      </w:r>
    </w:p>
    <w:p w:rsidR="0060773A" w:rsidRDefault="0060773A" w:rsidP="008479B6">
      <w:pPr>
        <w:pStyle w:val="Heading1"/>
        <w:rPr>
          <w:ins w:id="633" w:author="jimm" w:date="2012-04-14T22:13:00Z"/>
        </w:rPr>
      </w:pPr>
      <w:bookmarkStart w:id="634" w:name="_Toc322213649"/>
      <w:ins w:id="635" w:author="jimm" w:date="2012-04-14T21:53:00Z">
        <w:r>
          <w:lastRenderedPageBreak/>
          <w:t>Events</w:t>
        </w:r>
      </w:ins>
      <w:bookmarkEnd w:id="634"/>
    </w:p>
    <w:p w:rsidR="00F20ADC" w:rsidRDefault="00D327AE">
      <w:pPr>
        <w:rPr>
          <w:ins w:id="636" w:author="jimm" w:date="2012-04-14T22:55:00Z"/>
        </w:rPr>
        <w:pPrChange w:id="637" w:author="jimm" w:date="2012-04-14T22:13:00Z">
          <w:pPr>
            <w:pStyle w:val="Heading1"/>
          </w:pPr>
        </w:pPrChange>
      </w:pPr>
      <w:ins w:id="638" w:author="jimm" w:date="2012-04-14T22:14:00Z">
        <w:r>
          <w:t xml:space="preserve">For each Person record in Machete, it is possible to store information about various events related to </w:t>
        </w:r>
      </w:ins>
      <w:ins w:id="639" w:author="jimm" w:date="2012-04-14T23:20:00Z">
        <w:r w:rsidR="00104901">
          <w:t xml:space="preserve">that </w:t>
        </w:r>
      </w:ins>
      <w:ins w:id="640" w:author="jimm" w:date="2012-04-14T22:14:00Z">
        <w:r>
          <w:t xml:space="preserve">person. This information is organized in the form of Event records, </w:t>
        </w:r>
      </w:ins>
      <w:ins w:id="641" w:author="jimm" w:date="2012-04-14T22:27:00Z">
        <w:r w:rsidR="003918F6">
          <w:t xml:space="preserve">which are accessed from the Person page. </w:t>
        </w:r>
      </w:ins>
    </w:p>
    <w:p w:rsidR="00D6587C" w:rsidRDefault="00D6587C">
      <w:pPr>
        <w:rPr>
          <w:ins w:id="642" w:author="jimm" w:date="2012-04-14T23:03:00Z"/>
        </w:rPr>
        <w:pPrChange w:id="643" w:author="jimm" w:date="2012-04-14T22:13:00Z">
          <w:pPr>
            <w:pStyle w:val="Heading1"/>
          </w:pPr>
        </w:pPrChange>
      </w:pPr>
      <w:ins w:id="644" w:author="jimm" w:date="2012-04-14T23:03:00Z">
        <w:r w:rsidRPr="00700073">
          <w:rPr>
            <w:noProof/>
          </w:rPr>
          <w:drawing>
            <wp:inline distT="0" distB="0" distL="0" distR="0">
              <wp:extent cx="5938520" cy="18288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8520" cy="1828800"/>
                      </a:xfrm>
                      <a:prstGeom prst="rect">
                        <a:avLst/>
                      </a:prstGeom>
                      <a:noFill/>
                      <a:ln>
                        <a:noFill/>
                      </a:ln>
                    </pic:spPr>
                  </pic:pic>
                </a:graphicData>
              </a:graphic>
            </wp:inline>
          </w:drawing>
        </w:r>
      </w:ins>
    </w:p>
    <w:p w:rsidR="00D6587C" w:rsidRDefault="00D6587C">
      <w:pPr>
        <w:rPr>
          <w:ins w:id="645" w:author="jimm" w:date="2012-04-14T23:07:00Z"/>
        </w:rPr>
        <w:pPrChange w:id="646" w:author="jimm" w:date="2012-04-14T22:13:00Z">
          <w:pPr>
            <w:pStyle w:val="Heading1"/>
          </w:pPr>
        </w:pPrChange>
      </w:pPr>
      <w:ins w:id="647" w:author="jimm" w:date="2012-04-14T23:04:00Z">
        <w:r>
          <w:t>Events form part of the Person record in Machete</w:t>
        </w:r>
      </w:ins>
      <w:ins w:id="648" w:author="jimm" w:date="2012-04-14T23:05:00Z">
        <w:r>
          <w:t xml:space="preserve">, and can be included in any reporting </w:t>
        </w:r>
        <w:r w:rsidR="00AF624A">
          <w:t xml:space="preserve">tool that uses Machete data. Each event can have multiple attachments stored with it, such as scans of recommendation or sanction letters. </w:t>
        </w:r>
      </w:ins>
      <w:ins w:id="649" w:author="jimm" w:date="2012-04-14T23:06:00Z">
        <w:r w:rsidR="00AF624A">
          <w:t xml:space="preserve">The attachments are visible when editing an event record. </w:t>
        </w:r>
      </w:ins>
    </w:p>
    <w:p w:rsidR="00AF624A" w:rsidRDefault="00AF624A">
      <w:pPr>
        <w:pStyle w:val="Heading2"/>
        <w:rPr>
          <w:ins w:id="650" w:author="jimm" w:date="2012-04-14T23:09:00Z"/>
        </w:rPr>
        <w:pPrChange w:id="651" w:author="jimm" w:date="2012-04-14T23:07:00Z">
          <w:pPr>
            <w:pStyle w:val="Heading1"/>
          </w:pPr>
        </w:pPrChange>
      </w:pPr>
      <w:bookmarkStart w:id="652" w:name="_Toc322213650"/>
      <w:ins w:id="653" w:author="jimm" w:date="2012-04-14T23:07:00Z">
        <w:r>
          <w:t>Creating a new Event</w:t>
        </w:r>
      </w:ins>
      <w:bookmarkEnd w:id="652"/>
    </w:p>
    <w:p w:rsidR="00AF624A" w:rsidRDefault="00F96327">
      <w:pPr>
        <w:rPr>
          <w:ins w:id="654" w:author="jimm" w:date="2012-04-14T23:10:00Z"/>
        </w:rPr>
        <w:pPrChange w:id="655" w:author="jimm" w:date="2012-04-14T23:09:00Z">
          <w:pPr>
            <w:pStyle w:val="Heading1"/>
          </w:pPr>
        </w:pPrChange>
      </w:pPr>
      <w:ins w:id="656" w:author="jimm" w:date="2012-04-14T23:29:00Z">
        <w:r>
          <w:t xml:space="preserve">To create an Event, first open the Person record to access the Create New Event tab. </w:t>
        </w:r>
      </w:ins>
    </w:p>
    <w:p w:rsidR="00AF624A" w:rsidRDefault="00AF624A">
      <w:pPr>
        <w:rPr>
          <w:ins w:id="657" w:author="jimm" w:date="2012-04-14T23:10:00Z"/>
        </w:rPr>
        <w:pPrChange w:id="658" w:author="jimm" w:date="2012-04-14T23:09:00Z">
          <w:pPr>
            <w:pStyle w:val="Heading1"/>
          </w:pPr>
        </w:pPrChange>
      </w:pPr>
      <w:ins w:id="659" w:author="jimm" w:date="2012-04-14T23:10:00Z">
        <w:r w:rsidRPr="00700073">
          <w:rPr>
            <w:noProof/>
          </w:rPr>
          <w:drawing>
            <wp:inline distT="0" distB="0" distL="0" distR="0">
              <wp:extent cx="5938520" cy="1591945"/>
              <wp:effectExtent l="0" t="0" r="508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8520" cy="1591945"/>
                      </a:xfrm>
                      <a:prstGeom prst="rect">
                        <a:avLst/>
                      </a:prstGeom>
                      <a:noFill/>
                      <a:ln>
                        <a:noFill/>
                      </a:ln>
                    </pic:spPr>
                  </pic:pic>
                </a:graphicData>
              </a:graphic>
            </wp:inline>
          </w:drawing>
        </w:r>
      </w:ins>
    </w:p>
    <w:p w:rsidR="00AF624A" w:rsidRDefault="00F96327">
      <w:pPr>
        <w:rPr>
          <w:ins w:id="660" w:author="jimm" w:date="2012-04-14T23:30:00Z"/>
        </w:rPr>
        <w:pPrChange w:id="661" w:author="jimm" w:date="2012-04-14T23:09:00Z">
          <w:pPr>
            <w:pStyle w:val="Heading1"/>
          </w:pPr>
        </w:pPrChange>
      </w:pPr>
      <w:ins w:id="662" w:author="jimm" w:date="2012-04-14T23:30:00Z">
        <w:r>
          <w:t xml:space="preserve">Select an Event type for this event. Event types are defined within the Machete database and can be modified by the Administrator using Microsoft SQL Server Management Studio. </w:t>
        </w:r>
      </w:ins>
    </w:p>
    <w:p w:rsidR="00F96327" w:rsidRDefault="00F96327">
      <w:pPr>
        <w:rPr>
          <w:ins w:id="663" w:author="jimm" w:date="2012-04-14T23:33:00Z"/>
        </w:rPr>
        <w:pPrChange w:id="664" w:author="jimm" w:date="2012-04-14T23:09:00Z">
          <w:pPr>
            <w:pStyle w:val="Heading1"/>
          </w:pPr>
        </w:pPrChange>
      </w:pPr>
      <w:ins w:id="665" w:author="jimm" w:date="2012-04-14T23:32:00Z">
        <w:r>
          <w:t xml:space="preserve">The State date is the date of the event, or starting date if </w:t>
        </w:r>
      </w:ins>
      <w:ins w:id="666" w:author="jimm" w:date="2012-04-14T23:33:00Z">
        <w:r>
          <w:t>the event</w:t>
        </w:r>
      </w:ins>
      <w:ins w:id="667" w:author="jimm" w:date="2012-04-14T23:32:00Z">
        <w:r>
          <w:t xml:space="preserve"> is for </w:t>
        </w:r>
        <w:proofErr w:type="gramStart"/>
        <w:r>
          <w:t>a duration</w:t>
        </w:r>
        <w:proofErr w:type="gramEnd"/>
        <w:r>
          <w:t xml:space="preserve"> of time. By default, both dates are set to the current da</w:t>
        </w:r>
      </w:ins>
      <w:ins w:id="668" w:author="jimm" w:date="2012-04-14T23:33:00Z">
        <w:r>
          <w:t>y</w:t>
        </w:r>
      </w:ins>
      <w:ins w:id="669" w:author="jimm" w:date="2012-04-14T23:32:00Z">
        <w:r>
          <w:t xml:space="preserve">. They can be modified by clicking on the calendar next to their input field. </w:t>
        </w:r>
      </w:ins>
    </w:p>
    <w:p w:rsidR="00F96327" w:rsidRPr="00700073" w:rsidRDefault="00F96327">
      <w:pPr>
        <w:rPr>
          <w:ins w:id="670" w:author="jimm" w:date="2012-04-14T23:01:00Z"/>
        </w:rPr>
        <w:pPrChange w:id="671" w:author="jimm" w:date="2012-04-14T23:09:00Z">
          <w:pPr>
            <w:pStyle w:val="Heading1"/>
          </w:pPr>
        </w:pPrChange>
      </w:pPr>
      <w:ins w:id="672" w:author="jimm" w:date="2012-04-14T23:33:00Z">
        <w:r>
          <w:t>Once the Event is saved, the new Event</w:t>
        </w:r>
      </w:ins>
      <w:ins w:id="673" w:author="jimm" w:date="2012-04-14T23:34:00Z">
        <w:r>
          <w:t>’s tab will open, where attachments can be added.</w:t>
        </w:r>
      </w:ins>
    </w:p>
    <w:p w:rsidR="00F96327" w:rsidRDefault="00F96327">
      <w:pPr>
        <w:rPr>
          <w:ins w:id="674" w:author="jimm" w:date="2012-04-14T23:35:00Z"/>
          <w:caps/>
          <w:spacing w:val="15"/>
          <w:sz w:val="22"/>
          <w:szCs w:val="22"/>
        </w:rPr>
      </w:pPr>
      <w:ins w:id="675" w:author="jimm" w:date="2012-04-14T23:35:00Z">
        <w:r>
          <w:br w:type="page"/>
        </w:r>
      </w:ins>
    </w:p>
    <w:p w:rsidR="00AF624A" w:rsidRDefault="00AF624A">
      <w:pPr>
        <w:pStyle w:val="Heading2"/>
        <w:rPr>
          <w:ins w:id="676" w:author="jimm" w:date="2012-04-14T23:11:00Z"/>
        </w:rPr>
        <w:pPrChange w:id="677" w:author="jimm" w:date="2012-04-14T23:08:00Z">
          <w:pPr>
            <w:pStyle w:val="Heading1"/>
          </w:pPr>
        </w:pPrChange>
      </w:pPr>
      <w:bookmarkStart w:id="678" w:name="_Toc322213651"/>
      <w:ins w:id="679" w:author="jimm" w:date="2012-04-14T23:08:00Z">
        <w:r>
          <w:lastRenderedPageBreak/>
          <w:t>Editing an Event</w:t>
        </w:r>
      </w:ins>
      <w:bookmarkEnd w:id="678"/>
    </w:p>
    <w:p w:rsidR="00AF624A" w:rsidRDefault="00F96327">
      <w:pPr>
        <w:rPr>
          <w:ins w:id="680" w:author="jimm" w:date="2012-04-14T23:12:00Z"/>
        </w:rPr>
        <w:pPrChange w:id="681" w:author="jimm" w:date="2012-04-14T23:11:00Z">
          <w:pPr>
            <w:pStyle w:val="Heading1"/>
          </w:pPr>
        </w:pPrChange>
      </w:pPr>
      <w:ins w:id="682" w:author="jimm" w:date="2012-04-14T23:34:00Z">
        <w:r>
          <w:t>To edit an existing Event record, first use the Events tab on the Person record</w:t>
        </w:r>
      </w:ins>
      <w:ins w:id="683" w:author="jimm" w:date="2012-04-14T23:35:00Z">
        <w:r w:rsidR="00F643B8">
          <w:t xml:space="preserve"> to find the event you want. Double-click the Event row to open the record. </w:t>
        </w:r>
      </w:ins>
    </w:p>
    <w:p w:rsidR="00AF624A" w:rsidRDefault="00AF624A">
      <w:pPr>
        <w:rPr>
          <w:ins w:id="684" w:author="jimm" w:date="2012-04-14T23:36:00Z"/>
        </w:rPr>
        <w:pPrChange w:id="685" w:author="jimm" w:date="2012-04-14T23:11:00Z">
          <w:pPr>
            <w:pStyle w:val="Heading1"/>
          </w:pPr>
        </w:pPrChange>
      </w:pPr>
      <w:ins w:id="686" w:author="jimm" w:date="2012-04-14T23:11:00Z">
        <w:r w:rsidRPr="00700073">
          <w:rPr>
            <w:noProof/>
          </w:rPr>
          <w:drawing>
            <wp:inline distT="0" distB="0" distL="0" distR="0">
              <wp:extent cx="5938520" cy="1635125"/>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8520" cy="1635125"/>
                      </a:xfrm>
                      <a:prstGeom prst="rect">
                        <a:avLst/>
                      </a:prstGeom>
                      <a:noFill/>
                      <a:ln>
                        <a:noFill/>
                      </a:ln>
                    </pic:spPr>
                  </pic:pic>
                </a:graphicData>
              </a:graphic>
            </wp:inline>
          </w:drawing>
        </w:r>
      </w:ins>
    </w:p>
    <w:p w:rsidR="00F643B8" w:rsidRDefault="00F643B8">
      <w:pPr>
        <w:rPr>
          <w:ins w:id="687" w:author="jimm" w:date="2012-04-14T23:12:00Z"/>
        </w:rPr>
        <w:pPrChange w:id="688" w:author="jimm" w:date="2012-04-14T23:11:00Z">
          <w:pPr>
            <w:pStyle w:val="Heading1"/>
          </w:pPr>
        </w:pPrChange>
      </w:pPr>
      <w:ins w:id="689" w:author="jimm" w:date="2012-04-14T23:36:00Z">
        <w:r>
          <w:t>Click the Add attachment button</w:t>
        </w:r>
      </w:ins>
      <w:ins w:id="690" w:author="jimm" w:date="2012-04-14T23:37:00Z">
        <w:r>
          <w:t>.</w:t>
        </w:r>
      </w:ins>
    </w:p>
    <w:p w:rsidR="00AF624A" w:rsidRDefault="00AF624A">
      <w:pPr>
        <w:rPr>
          <w:ins w:id="691" w:author="jimm" w:date="2012-04-14T23:37:00Z"/>
        </w:rPr>
        <w:pPrChange w:id="692" w:author="jimm" w:date="2012-04-14T23:11:00Z">
          <w:pPr>
            <w:pStyle w:val="Heading1"/>
          </w:pPr>
        </w:pPrChange>
      </w:pPr>
      <w:ins w:id="693" w:author="jimm" w:date="2012-04-14T23:13:00Z">
        <w:r w:rsidRPr="00700073">
          <w:rPr>
            <w:noProof/>
          </w:rPr>
          <w:drawing>
            <wp:inline distT="0" distB="0" distL="0" distR="0">
              <wp:extent cx="5938520" cy="1635125"/>
              <wp:effectExtent l="0" t="0" r="508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8520" cy="1635125"/>
                      </a:xfrm>
                      <a:prstGeom prst="rect">
                        <a:avLst/>
                      </a:prstGeom>
                      <a:noFill/>
                      <a:ln>
                        <a:noFill/>
                      </a:ln>
                    </pic:spPr>
                  </pic:pic>
                </a:graphicData>
              </a:graphic>
            </wp:inline>
          </w:drawing>
        </w:r>
      </w:ins>
    </w:p>
    <w:p w:rsidR="00F643B8" w:rsidRDefault="00F643B8">
      <w:pPr>
        <w:rPr>
          <w:ins w:id="694" w:author="jimm" w:date="2012-04-14T23:39:00Z"/>
        </w:rPr>
        <w:pPrChange w:id="695" w:author="jimm" w:date="2012-04-14T23:11:00Z">
          <w:pPr>
            <w:pStyle w:val="Heading1"/>
          </w:pPr>
        </w:pPrChange>
      </w:pPr>
      <w:ins w:id="696" w:author="jimm" w:date="2012-04-14T23:37:00Z">
        <w:r>
          <w:t>Click the choose file button. This will open you</w:t>
        </w:r>
      </w:ins>
      <w:ins w:id="697" w:author="jimm" w:date="2012-04-14T23:39:00Z">
        <w:r>
          <w:t>r</w:t>
        </w:r>
      </w:ins>
      <w:ins w:id="698" w:author="jimm" w:date="2012-04-14T23:37:00Z">
        <w:r>
          <w:t xml:space="preserve"> web browser’s Open File dialog. Choose the file you want. Click the button </w:t>
        </w:r>
      </w:ins>
      <w:ins w:id="699" w:author="jimm" w:date="2012-04-14T23:38:00Z">
        <w:r>
          <w:t xml:space="preserve">necessary to </w:t>
        </w:r>
      </w:ins>
      <w:ins w:id="700" w:author="jimm" w:date="2012-04-14T23:39:00Z">
        <w:r>
          <w:t>o</w:t>
        </w:r>
      </w:ins>
      <w:ins w:id="701" w:author="jimm" w:date="2012-04-14T23:38:00Z">
        <w:r>
          <w:t xml:space="preserve">pen the file </w:t>
        </w:r>
      </w:ins>
      <w:ins w:id="702" w:author="jimm" w:date="2012-04-14T23:39:00Z">
        <w:r>
          <w:t xml:space="preserve">for your browser. </w:t>
        </w:r>
      </w:ins>
    </w:p>
    <w:p w:rsidR="00F643B8" w:rsidRDefault="00F643B8">
      <w:pPr>
        <w:rPr>
          <w:ins w:id="703" w:author="jimm" w:date="2012-04-14T23:42:00Z"/>
        </w:rPr>
        <w:pPrChange w:id="704" w:author="jimm" w:date="2012-04-14T23:11:00Z">
          <w:pPr>
            <w:pStyle w:val="Heading1"/>
          </w:pPr>
        </w:pPrChange>
      </w:pPr>
      <w:ins w:id="705" w:author="jimm" w:date="2012-04-14T23:39:00Z">
        <w:r>
          <w:t xml:space="preserve">Next, click the upload </w:t>
        </w:r>
      </w:ins>
      <w:ins w:id="706" w:author="jimm" w:date="2012-04-14T23:42:00Z">
        <w:r>
          <w:t>file</w:t>
        </w:r>
      </w:ins>
      <w:ins w:id="707" w:author="jimm" w:date="2012-04-14T23:39:00Z">
        <w:r>
          <w:t xml:space="preserve"> button on the web page to send the </w:t>
        </w:r>
      </w:ins>
      <w:ins w:id="708" w:author="jimm" w:date="2012-04-14T23:42:00Z">
        <w:r>
          <w:t>file</w:t>
        </w:r>
      </w:ins>
      <w:ins w:id="709" w:author="jimm" w:date="2012-04-14T23:39:00Z">
        <w:r>
          <w:t xml:space="preserve"> to Machete.</w:t>
        </w:r>
      </w:ins>
      <w:ins w:id="710" w:author="jimm" w:date="2012-04-14T23:42:00Z">
        <w:r>
          <w:t xml:space="preserve"> If the file is an image that the browser can display, a preview image will be available next to the file information. If not, an icon will be displayed.</w:t>
        </w:r>
      </w:ins>
    </w:p>
    <w:p w:rsidR="00104901" w:rsidRDefault="00104901">
      <w:pPr>
        <w:rPr>
          <w:ins w:id="711" w:author="jimm" w:date="2012-04-14T23:40:00Z"/>
        </w:rPr>
        <w:pPrChange w:id="712" w:author="jimm" w:date="2012-04-14T23:11:00Z">
          <w:pPr>
            <w:pStyle w:val="Heading1"/>
          </w:pPr>
        </w:pPrChange>
      </w:pPr>
      <w:ins w:id="713" w:author="jimm" w:date="2012-04-14T23:16:00Z">
        <w:r w:rsidRPr="00700073">
          <w:rPr>
            <w:noProof/>
          </w:rPr>
          <w:drawing>
            <wp:inline distT="0" distB="0" distL="0" distR="0">
              <wp:extent cx="5938520" cy="224853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8520" cy="2248535"/>
                      </a:xfrm>
                      <a:prstGeom prst="rect">
                        <a:avLst/>
                      </a:prstGeom>
                      <a:noFill/>
                      <a:ln>
                        <a:noFill/>
                      </a:ln>
                    </pic:spPr>
                  </pic:pic>
                </a:graphicData>
              </a:graphic>
            </wp:inline>
          </w:drawing>
        </w:r>
      </w:ins>
    </w:p>
    <w:p w:rsidR="00104901" w:rsidRDefault="00104901">
      <w:pPr>
        <w:rPr>
          <w:ins w:id="714" w:author="jimm" w:date="2012-04-14T23:17:00Z"/>
        </w:rPr>
        <w:pPrChange w:id="715" w:author="jimm" w:date="2012-04-14T23:11:00Z">
          <w:pPr>
            <w:pStyle w:val="Heading1"/>
          </w:pPr>
        </w:pPrChange>
      </w:pPr>
      <w:ins w:id="716" w:author="jimm" w:date="2012-04-14T23:17:00Z">
        <w:r>
          <w:lastRenderedPageBreak/>
          <w:t xml:space="preserve">Double-clicking on the </w:t>
        </w:r>
      </w:ins>
      <w:ins w:id="717" w:author="jimm" w:date="2012-04-15T11:04:00Z">
        <w:r w:rsidR="00B04E85">
          <w:t>file opens</w:t>
        </w:r>
      </w:ins>
      <w:ins w:id="718" w:author="jimm" w:date="2012-04-14T23:17:00Z">
        <w:r>
          <w:t xml:space="preserve"> it if it is an image, otherwise prompts to save</w:t>
        </w:r>
      </w:ins>
      <w:ins w:id="719" w:author="jimm" w:date="2012-04-14T23:44:00Z">
        <w:r w:rsidR="00F643B8">
          <w:t xml:space="preserve"> the file. The open file button can be used to save either images or files from Machete to your computer.</w:t>
        </w:r>
      </w:ins>
    </w:p>
    <w:p w:rsidR="00104901" w:rsidRPr="00700073" w:rsidRDefault="00F643B8">
      <w:pPr>
        <w:ind w:left="720"/>
        <w:rPr>
          <w:ins w:id="720" w:author="jimm" w:date="2012-04-14T23:08:00Z"/>
        </w:rPr>
        <w:pPrChange w:id="721" w:author="jimm" w:date="2012-04-14T23:44:00Z">
          <w:pPr>
            <w:pStyle w:val="Heading1"/>
          </w:pPr>
        </w:pPrChange>
      </w:pPr>
      <w:ins w:id="722" w:author="jimm" w:date="2012-04-14T23:44:00Z">
        <w:r>
          <w:rPr>
            <w:b/>
          </w:rPr>
          <w:t xml:space="preserve">Note: </w:t>
        </w:r>
      </w:ins>
      <w:ins w:id="723" w:author="jimm" w:date="2012-04-14T23:18:00Z">
        <w:r w:rsidR="00104901">
          <w:t>Attachments should be used for important items related to the Person record. The attachment will reside in the database and retrieving it will be more difficult than if the file was stored on a laptop or computer.</w:t>
        </w:r>
      </w:ins>
    </w:p>
    <w:p w:rsidR="00AF624A" w:rsidRDefault="00AF624A">
      <w:pPr>
        <w:pStyle w:val="Heading2"/>
        <w:rPr>
          <w:ins w:id="724" w:author="jimm" w:date="2012-04-14T23:08:00Z"/>
        </w:rPr>
        <w:pPrChange w:id="725" w:author="jimm" w:date="2012-04-14T23:08:00Z">
          <w:pPr>
            <w:pStyle w:val="Heading1"/>
          </w:pPr>
        </w:pPrChange>
      </w:pPr>
      <w:bookmarkStart w:id="726" w:name="_Toc322213652"/>
      <w:ins w:id="727" w:author="jimm" w:date="2012-04-14T23:08:00Z">
        <w:r>
          <w:t>Deleting an Event</w:t>
        </w:r>
        <w:bookmarkEnd w:id="726"/>
      </w:ins>
    </w:p>
    <w:p w:rsidR="00AF624A" w:rsidRDefault="00F643B8">
      <w:pPr>
        <w:rPr>
          <w:ins w:id="728" w:author="jimm" w:date="2012-04-14T23:12:00Z"/>
        </w:rPr>
        <w:pPrChange w:id="729" w:author="jimm" w:date="2012-04-14T22:13:00Z">
          <w:pPr>
            <w:pStyle w:val="Heading1"/>
          </w:pPr>
        </w:pPrChange>
      </w:pPr>
      <w:ins w:id="730" w:author="jimm" w:date="2012-04-14T23:45:00Z">
        <w:r>
          <w:t>To delete an Event record, edit the Pers</w:t>
        </w:r>
        <w:r w:rsidR="0090574A">
          <w:t>on record, then double-click on the Event from the Events tab to open the Event. If you have permission to delete the Event, a button to delete it will be visible.</w:t>
        </w:r>
      </w:ins>
    </w:p>
    <w:p w:rsidR="00D327AE" w:rsidRDefault="00AF624A">
      <w:pPr>
        <w:rPr>
          <w:ins w:id="731" w:author="jimm" w:date="2012-04-14T23:49:00Z"/>
        </w:rPr>
        <w:pPrChange w:id="732" w:author="jimm" w:date="2012-04-14T22:13:00Z">
          <w:pPr>
            <w:pStyle w:val="Heading1"/>
          </w:pPr>
        </w:pPrChange>
      </w:pPr>
      <w:ins w:id="733" w:author="jimm" w:date="2012-04-14T23:12:00Z">
        <w:r w:rsidRPr="00700073">
          <w:rPr>
            <w:noProof/>
          </w:rPr>
          <w:drawing>
            <wp:inline distT="0" distB="0" distL="0" distR="0">
              <wp:extent cx="5938520" cy="1656715"/>
              <wp:effectExtent l="0" t="0" r="508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8520" cy="1656715"/>
                      </a:xfrm>
                      <a:prstGeom prst="rect">
                        <a:avLst/>
                      </a:prstGeom>
                      <a:noFill/>
                      <a:ln>
                        <a:noFill/>
                      </a:ln>
                    </pic:spPr>
                  </pic:pic>
                </a:graphicData>
              </a:graphic>
            </wp:inline>
          </w:drawing>
        </w:r>
      </w:ins>
      <w:ins w:id="734" w:author="jimm" w:date="2012-04-14T22:14:00Z">
        <w:r w:rsidR="00D327AE">
          <w:t xml:space="preserve"> </w:t>
        </w:r>
      </w:ins>
    </w:p>
    <w:p w:rsidR="0090574A" w:rsidRDefault="0090574A">
      <w:pPr>
        <w:rPr>
          <w:ins w:id="735" w:author="jimm" w:date="2012-04-14T23:12:00Z"/>
        </w:rPr>
        <w:pPrChange w:id="736" w:author="jimm" w:date="2012-04-14T22:13:00Z">
          <w:pPr>
            <w:pStyle w:val="Heading1"/>
          </w:pPr>
        </w:pPrChange>
      </w:pPr>
      <w:ins w:id="737" w:author="jimm" w:date="2012-04-14T23:49:00Z">
        <w:r>
          <w:t>Click the delete button to delete the Event. A dialog box will appear asking to confirm the delete. If you confirm, the Event and all its attached files will also be deleted.</w:t>
        </w:r>
      </w:ins>
    </w:p>
    <w:p w:rsidR="00AF624A" w:rsidRPr="00700073" w:rsidRDefault="00AF624A">
      <w:pPr>
        <w:rPr>
          <w:ins w:id="738" w:author="jimm" w:date="2012-04-14T21:53:00Z"/>
        </w:rPr>
        <w:pPrChange w:id="739" w:author="jimm" w:date="2012-04-14T22:13:00Z">
          <w:pPr>
            <w:pStyle w:val="Heading1"/>
          </w:pPr>
        </w:pPrChange>
      </w:pPr>
    </w:p>
    <w:p w:rsidR="0060773A" w:rsidRPr="0060773A" w:rsidRDefault="0060773A">
      <w:pPr>
        <w:rPr>
          <w:ins w:id="740" w:author="jimm" w:date="2012-04-14T21:53:00Z"/>
          <w:rPrChange w:id="741" w:author="jimm" w:date="2012-04-14T21:53:00Z">
            <w:rPr>
              <w:ins w:id="742" w:author="jimm" w:date="2012-04-14T21:53:00Z"/>
            </w:rPr>
          </w:rPrChange>
        </w:rPr>
        <w:pPrChange w:id="743" w:author="jimm" w:date="2012-04-14T21:53:00Z">
          <w:pPr>
            <w:pStyle w:val="Heading1"/>
          </w:pPr>
        </w:pPrChange>
      </w:pPr>
    </w:p>
    <w:p w:rsidR="0060773A" w:rsidRDefault="0060773A">
      <w:pPr>
        <w:rPr>
          <w:ins w:id="744" w:author="jimm" w:date="2012-04-14T21:53:00Z"/>
          <w:b/>
          <w:bCs/>
          <w:caps/>
          <w:color w:val="FFFFFF" w:themeColor="background1"/>
          <w:spacing w:val="15"/>
          <w:sz w:val="22"/>
          <w:szCs w:val="22"/>
        </w:rPr>
      </w:pPr>
      <w:ins w:id="745" w:author="jimm" w:date="2012-04-14T21:53:00Z">
        <w:r>
          <w:br w:type="page"/>
        </w:r>
      </w:ins>
    </w:p>
    <w:p w:rsidR="00DF134D" w:rsidRDefault="00DF134D" w:rsidP="008479B6">
      <w:pPr>
        <w:pStyle w:val="Heading1"/>
        <w:rPr>
          <w:ins w:id="746" w:author="jimm" w:date="2012-04-15T00:38:00Z"/>
        </w:rPr>
      </w:pPr>
      <w:bookmarkStart w:id="747" w:name="_Toc322213653"/>
      <w:ins w:id="748" w:author="jimm" w:date="2012-04-15T00:38:00Z">
        <w:r>
          <w:lastRenderedPageBreak/>
          <w:t>Activities</w:t>
        </w:r>
      </w:ins>
    </w:p>
    <w:p w:rsidR="00DF134D" w:rsidRDefault="00700073">
      <w:pPr>
        <w:rPr>
          <w:ins w:id="749" w:author="jimm" w:date="2012-04-15T12:04:00Z"/>
        </w:rPr>
        <w:pPrChange w:id="750" w:author="jimm" w:date="2012-04-15T00:38:00Z">
          <w:pPr>
            <w:pStyle w:val="Heading1"/>
          </w:pPr>
        </w:pPrChange>
      </w:pPr>
      <w:ins w:id="751" w:author="jimm" w:date="2012-04-15T10:57:00Z">
        <w:r>
          <w:t xml:space="preserve">The Activities page records when a member participates in any activity </w:t>
        </w:r>
      </w:ins>
      <w:ins w:id="752" w:author="jimm" w:date="2012-04-15T12:03:00Z">
        <w:r w:rsidR="007B4196">
          <w:t xml:space="preserve">that </w:t>
        </w:r>
      </w:ins>
      <w:ins w:id="753" w:author="jimm" w:date="2012-04-15T10:58:00Z">
        <w:r>
          <w:t xml:space="preserve">needs to be tracked for reporting or analysis purposes. </w:t>
        </w:r>
      </w:ins>
      <w:ins w:id="754" w:author="jimm" w:date="2012-04-15T11:34:00Z">
        <w:r w:rsidR="002A7B93">
          <w:t>An Activity record is created to represent each activity</w:t>
        </w:r>
      </w:ins>
      <w:ins w:id="755" w:author="jimm" w:date="2012-04-15T12:04:00Z">
        <w:r w:rsidR="008C0163">
          <w:t xml:space="preserve"> occurrence</w:t>
        </w:r>
      </w:ins>
      <w:ins w:id="756" w:author="jimm" w:date="2012-04-15T11:34:00Z">
        <w:r w:rsidR="002A7B93">
          <w:t>, such as a language class, and assembly, or a conference. Once the Activity record is created, an interface for registering members based on their membership number is available.</w:t>
        </w:r>
      </w:ins>
    </w:p>
    <w:p w:rsidR="008C0163" w:rsidRDefault="008C0163" w:rsidP="008C0163">
      <w:pPr>
        <w:pStyle w:val="Heading2"/>
        <w:rPr>
          <w:ins w:id="757" w:author="jimm" w:date="2012-04-15T00:44:00Z"/>
        </w:rPr>
        <w:pPrChange w:id="758" w:author="jimm" w:date="2012-04-15T12:05:00Z">
          <w:pPr>
            <w:pStyle w:val="Heading1"/>
          </w:pPr>
        </w:pPrChange>
      </w:pPr>
      <w:ins w:id="759" w:author="jimm" w:date="2012-04-15T12:05:00Z">
        <w:r>
          <w:t>Searching for an Activity</w:t>
        </w:r>
      </w:ins>
    </w:p>
    <w:p w:rsidR="008C0163" w:rsidRDefault="008C0163">
      <w:pPr>
        <w:rPr>
          <w:ins w:id="760" w:author="jimm" w:date="2012-04-15T12:05:00Z"/>
        </w:rPr>
        <w:pPrChange w:id="761" w:author="jimm" w:date="2012-04-15T00:38:00Z">
          <w:pPr>
            <w:pStyle w:val="Heading1"/>
          </w:pPr>
        </w:pPrChange>
      </w:pPr>
      <w:ins w:id="762" w:author="jimm" w:date="2012-04-15T12:05:00Z">
        <w:r>
          <w:t xml:space="preserve">The Activity page shows the List Activities tab when it first loads. The search box </w:t>
        </w:r>
      </w:ins>
      <w:ins w:id="763" w:author="jimm" w:date="2012-04-15T15:56:00Z">
        <w:r w:rsidR="00747EA7">
          <w:t xml:space="preserve">on the List tab searches all Activity records in Machete, as you type. The search will search the name, type, teacher, start time, and end time. </w:t>
        </w:r>
      </w:ins>
    </w:p>
    <w:p w:rsidR="00747EA7" w:rsidRDefault="00DF134D">
      <w:pPr>
        <w:rPr>
          <w:ins w:id="764" w:author="jimm" w:date="2012-04-15T15:57:00Z"/>
        </w:rPr>
        <w:pPrChange w:id="765" w:author="jimm" w:date="2012-04-15T00:38:00Z">
          <w:pPr>
            <w:pStyle w:val="Heading1"/>
          </w:pPr>
        </w:pPrChange>
      </w:pPr>
      <w:ins w:id="766" w:author="jimm" w:date="2012-04-15T00:45:00Z">
        <w:r w:rsidRPr="00700073">
          <w:rPr>
            <w:noProof/>
          </w:rPr>
          <w:drawing>
            <wp:inline distT="0" distB="0" distL="0" distR="0" wp14:anchorId="588E2768" wp14:editId="608A954C">
              <wp:extent cx="5932805" cy="1530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2805" cy="1530985"/>
                      </a:xfrm>
                      <a:prstGeom prst="rect">
                        <a:avLst/>
                      </a:prstGeom>
                      <a:noFill/>
                      <a:ln>
                        <a:noFill/>
                      </a:ln>
                    </pic:spPr>
                  </pic:pic>
                </a:graphicData>
              </a:graphic>
            </wp:inline>
          </w:drawing>
        </w:r>
      </w:ins>
      <w:ins w:id="767" w:author="jimm" w:date="2012-04-15T15:57:00Z">
        <w:r w:rsidR="00747EA7" w:rsidRPr="00747EA7">
          <w:t xml:space="preserve"> </w:t>
        </w:r>
      </w:ins>
    </w:p>
    <w:p w:rsidR="00DF134D" w:rsidRDefault="00747EA7">
      <w:pPr>
        <w:rPr>
          <w:ins w:id="768" w:author="jimm" w:date="2012-04-15T00:46:00Z"/>
        </w:rPr>
        <w:pPrChange w:id="769" w:author="jimm" w:date="2012-04-15T00:38:00Z">
          <w:pPr>
            <w:pStyle w:val="Heading1"/>
          </w:pPr>
        </w:pPrChange>
      </w:pPr>
      <w:ins w:id="770" w:author="jimm" w:date="2012-04-15T15:57:00Z">
        <w:r>
          <w:t>You do not need to type in the entire phrase you are looking for; Machete will search based on the text you provide.</w:t>
        </w:r>
      </w:ins>
    </w:p>
    <w:p w:rsidR="00DF134D" w:rsidRDefault="00DF134D">
      <w:pPr>
        <w:pStyle w:val="Heading2"/>
        <w:rPr>
          <w:ins w:id="771" w:author="jimm" w:date="2012-04-15T00:40:00Z"/>
        </w:rPr>
        <w:pPrChange w:id="772" w:author="jimm" w:date="2012-04-15T00:47:00Z">
          <w:pPr>
            <w:pStyle w:val="Heading1"/>
          </w:pPr>
        </w:pPrChange>
      </w:pPr>
      <w:ins w:id="773" w:author="jimm" w:date="2012-04-15T00:46:00Z">
        <w:r>
          <w:t>Creating a New Activity</w:t>
        </w:r>
      </w:ins>
    </w:p>
    <w:p w:rsidR="00747EA7" w:rsidRDefault="00747EA7">
      <w:pPr>
        <w:rPr>
          <w:ins w:id="774" w:author="jimm" w:date="2012-04-15T15:58:00Z"/>
        </w:rPr>
        <w:pPrChange w:id="775" w:author="jimm" w:date="2012-04-15T00:38:00Z">
          <w:pPr>
            <w:pStyle w:val="Heading1"/>
          </w:pPr>
        </w:pPrChange>
      </w:pPr>
      <w:ins w:id="776" w:author="jimm" w:date="2012-04-15T15:58:00Z">
        <w:r>
          <w:t>To create a new Activity record, use the Create New Activity tab on the Activities page. The tab will provide a blank Activity record. Fill out the information and click the save button. Some fields are required and cannot be left blank.</w:t>
        </w:r>
      </w:ins>
    </w:p>
    <w:p w:rsidR="00DF134D" w:rsidRDefault="00DF134D">
      <w:pPr>
        <w:rPr>
          <w:ins w:id="777" w:author="jimm" w:date="2012-04-15T15:59:00Z"/>
        </w:rPr>
        <w:pPrChange w:id="778" w:author="jimm" w:date="2012-04-15T00:38:00Z">
          <w:pPr>
            <w:pStyle w:val="Heading1"/>
          </w:pPr>
        </w:pPrChange>
      </w:pPr>
      <w:ins w:id="779" w:author="jimm" w:date="2012-04-15T00:40:00Z">
        <w:r w:rsidRPr="00700073">
          <w:rPr>
            <w:noProof/>
          </w:rPr>
          <w:drawing>
            <wp:inline distT="0" distB="0" distL="0" distR="0">
              <wp:extent cx="5943600" cy="21374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137410"/>
                      </a:xfrm>
                      <a:prstGeom prst="rect">
                        <a:avLst/>
                      </a:prstGeom>
                      <a:noFill/>
                      <a:ln>
                        <a:noFill/>
                      </a:ln>
                    </pic:spPr>
                  </pic:pic>
                </a:graphicData>
              </a:graphic>
            </wp:inline>
          </w:drawing>
        </w:r>
      </w:ins>
    </w:p>
    <w:p w:rsidR="00747EA7" w:rsidRDefault="00747EA7">
      <w:pPr>
        <w:rPr>
          <w:ins w:id="780" w:author="jimm" w:date="2012-04-15T00:46:00Z"/>
        </w:rPr>
        <w:pPrChange w:id="781" w:author="jimm" w:date="2012-04-15T00:38:00Z">
          <w:pPr>
            <w:pStyle w:val="Heading1"/>
          </w:pPr>
        </w:pPrChange>
      </w:pPr>
      <w:ins w:id="782" w:author="jimm" w:date="2012-04-15T15:59:00Z">
        <w:r>
          <w:t>Every class, assembly, or other event will need a separate Activity record. For regularly occurring classes, the Name and Type may be the same, but the date will change. It is important that this information be entered correctly and reviewed for accuracy because i</w:t>
        </w:r>
        <w:r w:rsidR="002D5753">
          <w:t xml:space="preserve">t is the basis for reporting </w:t>
        </w:r>
      </w:ins>
      <w:ins w:id="783" w:author="jimm" w:date="2012-04-15T16:01:00Z">
        <w:r w:rsidR="002D5753">
          <w:t xml:space="preserve">the number of hours a member has participated in classes or other activities. </w:t>
        </w:r>
      </w:ins>
    </w:p>
    <w:p w:rsidR="00DF134D" w:rsidRPr="00700073" w:rsidRDefault="000557AB">
      <w:pPr>
        <w:pStyle w:val="Heading2"/>
        <w:rPr>
          <w:ins w:id="784" w:author="jimm" w:date="2012-04-15T00:38:00Z"/>
        </w:rPr>
        <w:pPrChange w:id="785" w:author="jimm" w:date="2012-04-15T00:47:00Z">
          <w:pPr>
            <w:pStyle w:val="Heading1"/>
          </w:pPr>
        </w:pPrChange>
      </w:pPr>
      <w:ins w:id="786" w:author="jimm" w:date="2012-04-15T00:46:00Z">
        <w:r>
          <w:t>Recording attendance for the Activity</w:t>
        </w:r>
      </w:ins>
    </w:p>
    <w:p w:rsidR="002D5753" w:rsidRDefault="002D5753">
      <w:pPr>
        <w:rPr>
          <w:ins w:id="787" w:author="jimm" w:date="2012-04-15T16:06:00Z"/>
        </w:rPr>
      </w:pPr>
      <w:ins w:id="788" w:author="jimm" w:date="2012-04-15T16:06:00Z">
        <w:r>
          <w:lastRenderedPageBreak/>
          <w:t xml:space="preserve">Once a new Activity record is created, it is opened in a new tab. The tab has the date &amp; time, </w:t>
        </w:r>
      </w:ins>
      <w:ins w:id="789" w:author="jimm" w:date="2012-04-15T16:07:00Z">
        <w:r>
          <w:t>activity name, and the activity leader’s (teacher’s) name in the tab description.</w:t>
        </w:r>
      </w:ins>
      <w:ins w:id="790" w:author="jimm" w:date="2012-04-15T16:08:00Z">
        <w:r>
          <w:t xml:space="preserve"> The information regarding the Activity record can be modified from this tab.</w:t>
        </w:r>
      </w:ins>
    </w:p>
    <w:p w:rsidR="00DF134D" w:rsidRDefault="00DF134D">
      <w:pPr>
        <w:rPr>
          <w:ins w:id="791" w:author="jimm" w:date="2012-04-15T16:08:00Z"/>
        </w:rPr>
      </w:pPr>
      <w:ins w:id="792" w:author="jimm" w:date="2012-04-15T00:43:00Z">
        <w:r>
          <w:rPr>
            <w:noProof/>
          </w:rPr>
          <w:drawing>
            <wp:inline distT="0" distB="0" distL="0" distR="0">
              <wp:extent cx="5943600" cy="35299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ins>
    </w:p>
    <w:p w:rsidR="002D5753" w:rsidRDefault="002D5753">
      <w:pPr>
        <w:rPr>
          <w:ins w:id="793" w:author="jimm" w:date="2012-04-15T16:09:00Z"/>
        </w:rPr>
      </w:pPr>
      <w:ins w:id="794" w:author="jimm" w:date="2012-04-15T16:08:00Z">
        <w:r>
          <w:t xml:space="preserve">Additionally, a Sign-in tab for the Activity is displayed before the Activity record. The focus is moved to the </w:t>
        </w:r>
      </w:ins>
      <w:ins w:id="795" w:author="jimm" w:date="2012-04-15T16:09:00Z">
        <w:r>
          <w:t>membership</w:t>
        </w:r>
      </w:ins>
      <w:ins w:id="796" w:author="jimm" w:date="2012-04-15T16:08:00Z">
        <w:r>
          <w:t xml:space="preserve"> </w:t>
        </w:r>
      </w:ins>
      <w:ins w:id="797" w:author="jimm" w:date="2012-04-15T16:09:00Z">
        <w:r>
          <w:t xml:space="preserve">number field automatically. The page is now ready to accept registrations from a barcode scanner or the keyboard. Either swipe the membership card through the scanner, or type the membership number and press enter. As members are registered, they will be listed in the Sign-in tab. </w:t>
        </w:r>
      </w:ins>
    </w:p>
    <w:p w:rsidR="002D5753" w:rsidRDefault="002D5753">
      <w:pPr>
        <w:rPr>
          <w:ins w:id="798" w:author="jimm" w:date="2012-04-15T16:11:00Z"/>
        </w:rPr>
      </w:pPr>
      <w:ins w:id="799" w:author="jimm" w:date="2012-04-15T16:10:00Z">
        <w:r>
          <w:t>If a sanctioned or expelled member attempts to register, a notice is displayed that the member is sanctioned or expelled. Their attendance is not recorded into the system. The notice instruc</w:t>
        </w:r>
        <w:r w:rsidR="00854087">
          <w:t>ts th</w:t>
        </w:r>
      </w:ins>
      <w:ins w:id="800" w:author="jimm" w:date="2012-04-15T16:11:00Z">
        <w:r w:rsidR="00854087">
          <w:t>at the card should be returned to the member.</w:t>
        </w:r>
      </w:ins>
    </w:p>
    <w:p w:rsidR="00854087" w:rsidRDefault="00854087">
      <w:pPr>
        <w:rPr>
          <w:ins w:id="801" w:author="jimm" w:date="2012-04-15T16:11:00Z"/>
        </w:rPr>
      </w:pPr>
      <w:ins w:id="802" w:author="jimm" w:date="2012-04-15T16:11:00Z">
        <w:r>
          <w:t xml:space="preserve">If a member is registered incorrectly, their registration can be deleted with the </w:t>
        </w:r>
        <w:r w:rsidRPr="00854087">
          <w:rPr>
            <w:u w:val="single"/>
            <w:rPrChange w:id="803" w:author="jimm" w:date="2012-04-15T16:11:00Z">
              <w:rPr/>
            </w:rPrChange>
          </w:rPr>
          <w:t>Delete</w:t>
        </w:r>
        <w:r>
          <w:t xml:space="preserve"> link next to their member ID number. </w:t>
        </w:r>
      </w:ins>
    </w:p>
    <w:p w:rsidR="00854087" w:rsidRDefault="00854087" w:rsidP="00854087">
      <w:pPr>
        <w:ind w:left="720"/>
        <w:rPr>
          <w:ins w:id="804" w:author="jimm" w:date="2012-04-15T16:20:00Z"/>
        </w:rPr>
        <w:pPrChange w:id="805" w:author="jimm" w:date="2012-04-15T16:19:00Z">
          <w:pPr/>
        </w:pPrChange>
      </w:pPr>
      <w:ins w:id="806" w:author="jimm" w:date="2012-04-15T16:12:00Z">
        <w:r>
          <w:rPr>
            <w:b/>
          </w:rPr>
          <w:t>Note:</w:t>
        </w:r>
        <w:r>
          <w:t xml:space="preserve"> </w:t>
        </w:r>
      </w:ins>
      <w:ins w:id="807" w:author="jimm" w:date="2012-04-15T16:19:00Z">
        <w:r>
          <w:t>Machete records the registration</w:t>
        </w:r>
      </w:ins>
      <w:ins w:id="808" w:author="jimm" w:date="2012-04-15T16:12:00Z">
        <w:r>
          <w:t xml:space="preserve"> as soon as the card is sw</w:t>
        </w:r>
      </w:ins>
      <w:ins w:id="809" w:author="jimm" w:date="2012-04-15T16:18:00Z">
        <w:r>
          <w:t xml:space="preserve">iped or as soon as the number is typed and the enter key is pressed. </w:t>
        </w:r>
      </w:ins>
      <w:ins w:id="810" w:author="jimm" w:date="2012-04-15T16:19:00Z">
        <w:r>
          <w:t>You do not need to hit the Save button record the registrations. You only need to use the Save button if you change details associated with the Activity record definition.</w:t>
        </w:r>
      </w:ins>
    </w:p>
    <w:p w:rsidR="00854087" w:rsidRPr="00854087" w:rsidRDefault="00854087" w:rsidP="00854087">
      <w:pPr>
        <w:ind w:left="720"/>
        <w:rPr>
          <w:ins w:id="811" w:author="jimm" w:date="2012-04-15T00:43:00Z"/>
          <w:rPrChange w:id="812" w:author="jimm" w:date="2012-04-15T16:12:00Z">
            <w:rPr>
              <w:ins w:id="813" w:author="jimm" w:date="2012-04-15T00:43:00Z"/>
            </w:rPr>
          </w:rPrChange>
        </w:rPr>
        <w:pPrChange w:id="814" w:author="jimm" w:date="2012-04-15T16:19:00Z">
          <w:pPr/>
        </w:pPrChange>
      </w:pPr>
    </w:p>
    <w:p w:rsidR="00DF134D" w:rsidRDefault="000557AB">
      <w:pPr>
        <w:pStyle w:val="Heading2"/>
        <w:rPr>
          <w:ins w:id="815" w:author="jimm" w:date="2012-04-15T00:43:00Z"/>
        </w:rPr>
        <w:pPrChange w:id="816" w:author="jimm" w:date="2012-04-15T00:47:00Z">
          <w:pPr/>
        </w:pPrChange>
      </w:pPr>
      <w:ins w:id="817" w:author="jimm" w:date="2012-04-15T00:47:00Z">
        <w:r>
          <w:t>Deleting an Activity</w:t>
        </w:r>
      </w:ins>
    </w:p>
    <w:p w:rsidR="006767DD" w:rsidRDefault="00854087" w:rsidP="006767DD">
      <w:pPr>
        <w:rPr>
          <w:ins w:id="818" w:author="jimm" w:date="2012-04-15T16:22:00Z"/>
        </w:rPr>
      </w:pPr>
      <w:ins w:id="819" w:author="jimm" w:date="2012-04-15T16:20:00Z">
        <w:r>
          <w:t xml:space="preserve">To delete an Activity record, find the record in the List tab and double-click on it. This opens </w:t>
        </w:r>
      </w:ins>
      <w:ins w:id="820" w:author="jimm" w:date="2012-04-15T16:21:00Z">
        <w:r w:rsidR="006767DD">
          <w:t xml:space="preserve">Activity record tab. </w:t>
        </w:r>
      </w:ins>
      <w:ins w:id="821" w:author="jimm" w:date="2012-04-15T16:22:00Z">
        <w:r w:rsidR="006767DD">
          <w:t>On the right hand side, if you have permission to delete records, a button to delete the record will be visible.</w:t>
        </w:r>
      </w:ins>
    </w:p>
    <w:p w:rsidR="006767DD" w:rsidRDefault="006767DD" w:rsidP="006767DD">
      <w:pPr>
        <w:ind w:left="720"/>
        <w:rPr>
          <w:ins w:id="822" w:author="jimm" w:date="2012-04-15T16:22:00Z"/>
        </w:rPr>
      </w:pPr>
      <w:ins w:id="823" w:author="jimm" w:date="2012-04-15T16:22:00Z">
        <w:r>
          <w:rPr>
            <w:b/>
          </w:rPr>
          <w:t xml:space="preserve">Note: </w:t>
        </w:r>
        <w:r w:rsidRPr="00C96C13">
          <w:t>Deleting a</w:t>
        </w:r>
        <w:r>
          <w:t xml:space="preserve">n Activity </w:t>
        </w:r>
        <w:r>
          <w:t xml:space="preserve">record will </w:t>
        </w:r>
        <w:r>
          <w:t xml:space="preserve">also delete </w:t>
        </w:r>
        <w:r w:rsidRPr="006767DD">
          <w:rPr>
            <w:b/>
            <w:u w:val="single"/>
            <w:rPrChange w:id="824" w:author="jimm" w:date="2012-04-15T16:22:00Z">
              <w:rPr/>
            </w:rPrChange>
          </w:rPr>
          <w:t>ALL</w:t>
        </w:r>
        <w:r>
          <w:t xml:space="preserve"> registrations associated with the record</w:t>
        </w:r>
        <w:r>
          <w:t>. Deleting a</w:t>
        </w:r>
      </w:ins>
      <w:ins w:id="825" w:author="jimm" w:date="2012-04-15T16:23:00Z">
        <w:r>
          <w:t>n</w:t>
        </w:r>
      </w:ins>
      <w:ins w:id="826" w:author="jimm" w:date="2012-04-15T16:22:00Z">
        <w:r>
          <w:t xml:space="preserve"> </w:t>
        </w:r>
      </w:ins>
      <w:ins w:id="827" w:author="jimm" w:date="2012-04-15T16:23:00Z">
        <w:r>
          <w:t>Activity</w:t>
        </w:r>
      </w:ins>
      <w:ins w:id="828" w:author="jimm" w:date="2012-04-15T16:22:00Z">
        <w:r>
          <w:t xml:space="preserve"> record is only necessary if you’re removing a duplicate record</w:t>
        </w:r>
      </w:ins>
      <w:ins w:id="829" w:author="jimm" w:date="2012-04-15T16:23:00Z">
        <w:r>
          <w:t xml:space="preserve"> for the same day</w:t>
        </w:r>
      </w:ins>
      <w:ins w:id="830" w:author="jimm" w:date="2012-04-15T16:22:00Z">
        <w:r>
          <w:t xml:space="preserve">. </w:t>
        </w:r>
      </w:ins>
    </w:p>
    <w:p w:rsidR="000557AB" w:rsidRDefault="000557AB">
      <w:pPr>
        <w:rPr>
          <w:ins w:id="831" w:author="jimm" w:date="2012-04-15T00:48:00Z"/>
        </w:rPr>
      </w:pPr>
      <w:ins w:id="832" w:author="jimm" w:date="2012-04-15T00:48:00Z">
        <w:r>
          <w:rPr>
            <w:noProof/>
          </w:rPr>
          <w:drawing>
            <wp:inline distT="0" distB="0" distL="0" distR="0">
              <wp:extent cx="5943600" cy="1552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ins>
    </w:p>
    <w:p w:rsidR="006767DD" w:rsidRDefault="006767DD" w:rsidP="006767DD">
      <w:pPr>
        <w:rPr>
          <w:ins w:id="833" w:author="jimm" w:date="2012-04-15T16:23:00Z"/>
        </w:rPr>
      </w:pPr>
      <w:ins w:id="834" w:author="jimm" w:date="2012-04-15T16:23:00Z">
        <w:r w:rsidRPr="00DA3082">
          <w:t>Click t</w:t>
        </w:r>
        <w:r>
          <w:t>he delete button to delete the Activity record. A dialog box will appear asking to confirm the delete. If you confirm, the Activity record and any associated records (e.g. registrations) will be deleted. Use carefully!</w:t>
        </w:r>
      </w:ins>
    </w:p>
    <w:p w:rsidR="000557AB" w:rsidRDefault="000557AB">
      <w:pPr>
        <w:rPr>
          <w:ins w:id="835" w:author="jimm" w:date="2012-04-15T00:48:00Z"/>
        </w:rPr>
      </w:pPr>
    </w:p>
    <w:p w:rsidR="00DF134D" w:rsidRDefault="00DF134D">
      <w:pPr>
        <w:rPr>
          <w:ins w:id="836" w:author="jimm" w:date="2012-04-15T00:38:00Z"/>
          <w:b/>
          <w:bCs/>
          <w:caps/>
          <w:color w:val="FFFFFF" w:themeColor="background1"/>
          <w:spacing w:val="15"/>
          <w:sz w:val="22"/>
          <w:szCs w:val="22"/>
        </w:rPr>
      </w:pPr>
      <w:ins w:id="837" w:author="jimm" w:date="2012-04-15T00:38:00Z">
        <w:r>
          <w:br w:type="page"/>
        </w:r>
      </w:ins>
    </w:p>
    <w:p w:rsidR="006A2A29" w:rsidRDefault="006A2A29" w:rsidP="008479B6">
      <w:pPr>
        <w:pStyle w:val="Heading1"/>
      </w:pPr>
      <w:r>
        <w:lastRenderedPageBreak/>
        <w:t>worker signin</w:t>
      </w:r>
      <w:bookmarkEnd w:id="747"/>
    </w:p>
    <w:p w:rsidR="007B16CD" w:rsidRDefault="00D375D8" w:rsidP="007B16CD">
      <w:r>
        <w:t xml:space="preserve">The worker sign-in page records </w:t>
      </w:r>
      <w:r w:rsidR="004E7F55">
        <w:t xml:space="preserve">when a </w:t>
      </w:r>
      <w:r>
        <w:t xml:space="preserve">worker </w:t>
      </w:r>
      <w:r w:rsidR="004E7F55">
        <w:t>registers</w:t>
      </w:r>
      <w:r>
        <w:t xml:space="preserve"> for the day.</w:t>
      </w:r>
      <w:r w:rsidR="004E7F55">
        <w:t xml:space="preserve"> The page loads with the cursor set to the membership text box and assumes that either a bar</w:t>
      </w:r>
      <w:del w:id="838" w:author="jimm" w:date="2012-04-15T11:04:00Z">
        <w:r w:rsidR="004E7F55" w:rsidDel="00B04E85">
          <w:delText>e</w:delText>
        </w:r>
      </w:del>
      <w:r w:rsidR="004E7F55">
        <w:t>code scanner or a keyboard will enter in a card number. Either met</w:t>
      </w:r>
      <w:r w:rsidR="00C847B4">
        <w:t>hod can be used inter-</w:t>
      </w:r>
      <w:del w:id="839" w:author="jimm" w:date="2012-04-15T11:34:00Z">
        <w:r w:rsidR="00C847B4" w:rsidDel="002A7B93">
          <w:delText>changably</w:delText>
        </w:r>
      </w:del>
      <w:ins w:id="840" w:author="jimm" w:date="2012-04-15T11:34:00Z">
        <w:r w:rsidR="002A7B93">
          <w:t>changeably</w:t>
        </w:r>
      </w:ins>
      <w:r w:rsidR="00C847B4">
        <w:t>:</w:t>
      </w:r>
    </w:p>
    <w:p w:rsidR="004E7F55" w:rsidRDefault="004E7F55" w:rsidP="004E7F55">
      <w:pPr>
        <w:pStyle w:val="ListParagraph"/>
        <w:numPr>
          <w:ilvl w:val="0"/>
          <w:numId w:val="23"/>
        </w:numPr>
      </w:pPr>
      <w:r>
        <w:t>Using a USB barcode scanner, scan the card. The scanner will enter the ID number and hit enter.</w:t>
      </w:r>
    </w:p>
    <w:p w:rsidR="004E7F55" w:rsidRPr="007B16CD" w:rsidRDefault="004E7F55" w:rsidP="004E7F55">
      <w:pPr>
        <w:pStyle w:val="ListParagraph"/>
        <w:numPr>
          <w:ilvl w:val="0"/>
          <w:numId w:val="23"/>
        </w:numPr>
      </w:pPr>
      <w:r>
        <w:t>Using the keyboard, type the ID number and hit enter.</w:t>
      </w:r>
    </w:p>
    <w:bookmarkEnd w:id="432"/>
    <w:p w:rsidR="00D84671" w:rsidRDefault="008217F8" w:rsidP="008C6925">
      <w:r>
        <w:rPr>
          <w:noProof/>
        </w:rPr>
        <w:drawing>
          <wp:inline distT="0" distB="0" distL="0" distR="0" wp14:anchorId="5F4A376A" wp14:editId="3D3CD552">
            <wp:extent cx="5936615" cy="26517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6615" cy="2651760"/>
                    </a:xfrm>
                    <a:prstGeom prst="rect">
                      <a:avLst/>
                    </a:prstGeom>
                    <a:noFill/>
                    <a:ln>
                      <a:noFill/>
                    </a:ln>
                  </pic:spPr>
                </pic:pic>
              </a:graphicData>
            </a:graphic>
          </wp:inline>
        </w:drawing>
      </w:r>
    </w:p>
    <w:p w:rsidR="00C847B4" w:rsidRDefault="00C847B4" w:rsidP="001E1419">
      <w:r>
        <w:t>Other important information regarding the worker sign-in page</w:t>
      </w:r>
    </w:p>
    <w:p w:rsidR="001E1419" w:rsidRDefault="00C847B4" w:rsidP="00C847B4">
      <w:pPr>
        <w:pStyle w:val="ListParagraph"/>
        <w:numPr>
          <w:ilvl w:val="0"/>
          <w:numId w:val="24"/>
        </w:numPr>
      </w:pPr>
      <w:r>
        <w:t>Clicking the ‘Sign in’ button does the same thing as hitting the enter key. It attempts to register the ID number entered</w:t>
      </w:r>
    </w:p>
    <w:p w:rsidR="00C847B4" w:rsidRDefault="00C847B4" w:rsidP="00C847B4">
      <w:pPr>
        <w:pStyle w:val="ListParagraph"/>
        <w:numPr>
          <w:ilvl w:val="0"/>
          <w:numId w:val="24"/>
        </w:numPr>
      </w:pPr>
      <w:r>
        <w:t>The page will record IDs even if there is no corresponding worker record</w:t>
      </w:r>
    </w:p>
    <w:p w:rsidR="00C847B4" w:rsidRDefault="00C847B4" w:rsidP="00C847B4">
      <w:pPr>
        <w:pStyle w:val="ListParagraph"/>
        <w:numPr>
          <w:ilvl w:val="0"/>
          <w:numId w:val="24"/>
        </w:numPr>
      </w:pPr>
      <w:r>
        <w:t>If an ID number is entered multiple times, it is only registered once</w:t>
      </w:r>
    </w:p>
    <w:p w:rsidR="00C847B4" w:rsidRDefault="00C847B4" w:rsidP="00C847B4">
      <w:pPr>
        <w:pStyle w:val="ListParagraph"/>
        <w:numPr>
          <w:ilvl w:val="0"/>
          <w:numId w:val="24"/>
        </w:numPr>
      </w:pPr>
      <w:r>
        <w:t>If the worker is expired, ‘MEMBERSHIP EXPIRED’ will display in red letters above the picture</w:t>
      </w:r>
    </w:p>
    <w:p w:rsidR="00C847B4" w:rsidRDefault="00C847B4" w:rsidP="00C847B4">
      <w:pPr>
        <w:pStyle w:val="ListParagraph"/>
        <w:numPr>
          <w:ilvl w:val="0"/>
          <w:numId w:val="24"/>
        </w:numPr>
      </w:pPr>
      <w:r>
        <w:t>If there is no picture associated with the account, there will be a blank space instead of the picture</w:t>
      </w:r>
    </w:p>
    <w:p w:rsidR="00C847B4" w:rsidRDefault="00C847B4" w:rsidP="00C847B4">
      <w:pPr>
        <w:pStyle w:val="ListParagraph"/>
        <w:numPr>
          <w:ilvl w:val="0"/>
          <w:numId w:val="24"/>
        </w:numPr>
      </w:pPr>
      <w:r>
        <w:t>You can sort each column by clicking on the column header</w:t>
      </w:r>
    </w:p>
    <w:p w:rsidR="00C847B4" w:rsidRDefault="00C847B4" w:rsidP="00C847B4">
      <w:pPr>
        <w:pStyle w:val="ListParagraph"/>
        <w:numPr>
          <w:ilvl w:val="0"/>
          <w:numId w:val="24"/>
        </w:numPr>
      </w:pPr>
      <w:r>
        <w:t>You can search the table using the search box</w:t>
      </w:r>
    </w:p>
    <w:p w:rsidR="00C847B4" w:rsidRDefault="00C847B4" w:rsidP="00C847B4">
      <w:pPr>
        <w:pStyle w:val="ListParagraph"/>
        <w:numPr>
          <w:ilvl w:val="0"/>
          <w:numId w:val="24"/>
        </w:numPr>
      </w:pPr>
      <w:r>
        <w:t>If you change the date, it will default back to the current date for the next entry</w:t>
      </w:r>
    </w:p>
    <w:p w:rsidR="00C847B4" w:rsidRDefault="00C847B4" w:rsidP="00C847B4">
      <w:pPr>
        <w:pStyle w:val="ListParagraph"/>
        <w:numPr>
          <w:ilvl w:val="0"/>
          <w:numId w:val="24"/>
        </w:numPr>
      </w:pPr>
      <w:r>
        <w:t xml:space="preserve">You can print the page using the web </w:t>
      </w:r>
      <w:proofErr w:type="spellStart"/>
      <w:r>
        <w:t>brower’s</w:t>
      </w:r>
      <w:proofErr w:type="spellEnd"/>
      <w:r>
        <w:t xml:space="preserve"> print functionality</w:t>
      </w:r>
    </w:p>
    <w:p w:rsidR="00C847B4" w:rsidRPr="001E1419" w:rsidRDefault="00C847B4" w:rsidP="001E1419"/>
    <w:p w:rsidR="0046660D" w:rsidRDefault="0046660D">
      <w:pPr>
        <w:rPr>
          <w:b/>
          <w:bCs/>
          <w:caps/>
          <w:color w:val="FFFFFF" w:themeColor="background1"/>
          <w:spacing w:val="15"/>
          <w:sz w:val="22"/>
          <w:szCs w:val="22"/>
        </w:rPr>
      </w:pPr>
      <w:bookmarkStart w:id="841" w:name="_Toc303237681"/>
      <w:r>
        <w:br w:type="page"/>
      </w:r>
    </w:p>
    <w:p w:rsidR="00313CE0" w:rsidRDefault="00D375D8" w:rsidP="00827A98">
      <w:pPr>
        <w:pStyle w:val="Heading1"/>
      </w:pPr>
      <w:bookmarkStart w:id="842" w:name="_Toc322213654"/>
      <w:r>
        <w:lastRenderedPageBreak/>
        <w:t>Machete</w:t>
      </w:r>
      <w:r w:rsidR="00313CE0">
        <w:t xml:space="preserve"> users</w:t>
      </w:r>
      <w:bookmarkEnd w:id="841"/>
      <w:bookmarkEnd w:id="842"/>
    </w:p>
    <w:p w:rsidR="00827A98" w:rsidRDefault="00827A98" w:rsidP="00827A98">
      <w:pPr>
        <w:pStyle w:val="Heading2"/>
      </w:pPr>
      <w:bookmarkStart w:id="843" w:name="_Toc303237682"/>
      <w:bookmarkStart w:id="844" w:name="_Toc322213655"/>
      <w:r>
        <w:t>Creating a new user account</w:t>
      </w:r>
      <w:bookmarkEnd w:id="843"/>
      <w:bookmarkEnd w:id="844"/>
    </w:p>
    <w:p w:rsidR="00827A98" w:rsidRDefault="00827A98" w:rsidP="00827A98">
      <w:r>
        <w:t xml:space="preserve">Each user of Machete should have </w:t>
      </w:r>
      <w:proofErr w:type="gramStart"/>
      <w:r>
        <w:t>their own</w:t>
      </w:r>
      <w:proofErr w:type="gramEnd"/>
      <w:r>
        <w:t xml:space="preserve"> account. This account identifies who creates an order and who might update an order afterward. </w:t>
      </w:r>
    </w:p>
    <w:p w:rsidR="00827A98" w:rsidRPr="00827A98" w:rsidRDefault="00827A98" w:rsidP="00827A98">
      <w:pPr>
        <w:rPr>
          <w:color w:val="FF0000"/>
        </w:rPr>
      </w:pPr>
      <w:r w:rsidRPr="00827A98">
        <w:rPr>
          <w:color w:val="FF0000"/>
        </w:rPr>
        <w:t>To be able to take orders, a manager must authorize your account.</w:t>
      </w:r>
    </w:p>
    <w:p w:rsidR="00827A98" w:rsidRPr="00B43352" w:rsidRDefault="00827A98" w:rsidP="005E4C10">
      <w:pPr>
        <w:pStyle w:val="Heading7"/>
      </w:pPr>
      <w:bookmarkStart w:id="845" w:name="_Toc303237683"/>
      <w:r w:rsidRPr="00B43352">
        <w:t xml:space="preserve">1. Go to </w:t>
      </w:r>
      <w:hyperlink r:id="rId71" w:history="1">
        <w:r w:rsidRPr="00B43352">
          <w:rPr>
            <w:rStyle w:val="Hyperlink"/>
            <w:rFonts w:cstheme="minorHAnsi"/>
            <w:b/>
            <w:bCs/>
            <w:szCs w:val="30"/>
          </w:rPr>
          <w:t>http://machete/account/register</w:t>
        </w:r>
        <w:bookmarkEnd w:id="845"/>
      </w:hyperlink>
      <w:r w:rsidRPr="00B43352">
        <w:t xml:space="preserve"> </w:t>
      </w:r>
    </w:p>
    <w:p w:rsidR="00827A98" w:rsidRDefault="00827A98" w:rsidP="00827A98">
      <w:pPr>
        <w:pStyle w:val="NormalWeb"/>
        <w:rPr>
          <w:rFonts w:ascii="Segoe UI" w:hAnsi="Segoe UI" w:cs="Segoe UI"/>
          <w:color w:val="30332D"/>
          <w:sz w:val="19"/>
          <w:szCs w:val="19"/>
        </w:rPr>
      </w:pPr>
      <w:bookmarkStart w:id="846" w:name="_GoBack"/>
      <w:bookmarkEnd w:id="846"/>
      <w:r>
        <w:rPr>
          <w:rFonts w:ascii="Segoe UI" w:hAnsi="Segoe UI" w:cs="Segoe UI"/>
          <w:noProof/>
          <w:color w:val="3E62A6"/>
          <w:sz w:val="19"/>
          <w:szCs w:val="19"/>
        </w:rPr>
        <w:drawing>
          <wp:inline distT="0" distB="0" distL="0" distR="0" wp14:anchorId="6286D3EF" wp14:editId="697D716F">
            <wp:extent cx="4997220" cy="1428798"/>
            <wp:effectExtent l="0" t="0" r="0" b="0"/>
            <wp:docPr id="3" name="Picture 3" descr="clip_image00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2">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7118" cy="1428769"/>
                    </a:xfrm>
                    <a:prstGeom prst="rect">
                      <a:avLst/>
                    </a:prstGeom>
                    <a:noFill/>
                    <a:ln>
                      <a:noFill/>
                    </a:ln>
                  </pic:spPr>
                </pic:pic>
              </a:graphicData>
            </a:graphic>
          </wp:inline>
        </w:drawing>
      </w:r>
    </w:p>
    <w:p w:rsidR="00827A98" w:rsidRPr="00B43352" w:rsidRDefault="00827A98" w:rsidP="005E4C10">
      <w:pPr>
        <w:pStyle w:val="Heading7"/>
      </w:pPr>
      <w:bookmarkStart w:id="847" w:name="_Toc303237684"/>
      <w:r w:rsidRPr="00B43352">
        <w:t>2. Fill in the information requested and click Register</w:t>
      </w:r>
      <w:bookmarkEnd w:id="847"/>
    </w:p>
    <w:p w:rsidR="00827A98" w:rsidRDefault="00827A98" w:rsidP="00B43352">
      <w:r>
        <w:t xml:space="preserve">The information is used to construct your login username. Your first name and your last name become your user name, which you will provide to login to the system. Your names will be separated by a period, “.” For example, Hilary Clinton’s username when she logs in to machete will be: </w:t>
      </w:r>
      <w:proofErr w:type="spellStart"/>
      <w:r>
        <w:t>hilary.clinton</w:t>
      </w:r>
      <w:proofErr w:type="spellEnd"/>
    </w:p>
    <w:p w:rsidR="00827A98" w:rsidRDefault="00827A98" w:rsidP="00B43352">
      <w:r>
        <w:t>The other information is for future features:</w:t>
      </w:r>
    </w:p>
    <w:p w:rsidR="00827A98" w:rsidRPr="00B43352" w:rsidRDefault="00827A98" w:rsidP="00B43352">
      <w:pPr>
        <w:pStyle w:val="ListParagraph"/>
        <w:numPr>
          <w:ilvl w:val="0"/>
          <w:numId w:val="6"/>
        </w:numPr>
        <w:rPr>
          <w:rFonts w:cstheme="minorHAnsi"/>
        </w:rPr>
      </w:pPr>
      <w:r w:rsidRPr="00B43352">
        <w:rPr>
          <w:rFonts w:cstheme="minorHAnsi"/>
        </w:rPr>
        <w:t xml:space="preserve">The </w:t>
      </w:r>
      <w:r w:rsidRPr="00B43352">
        <w:rPr>
          <w:rStyle w:val="Strong"/>
          <w:rFonts w:cstheme="minorHAnsi"/>
          <w:color w:val="30332D"/>
          <w:sz w:val="19"/>
          <w:szCs w:val="19"/>
        </w:rPr>
        <w:t>email address</w:t>
      </w:r>
      <w:r w:rsidRPr="00B43352">
        <w:rPr>
          <w:rFonts w:cstheme="minorHAnsi"/>
        </w:rPr>
        <w:t xml:space="preserve"> will be used to send instructions to reset a password, if you forget it. This is not implemented in the 1.0 release. </w:t>
      </w:r>
    </w:p>
    <w:p w:rsidR="00827A98" w:rsidRPr="00B43352" w:rsidRDefault="00827A98" w:rsidP="00B43352">
      <w:pPr>
        <w:pStyle w:val="ListParagraph"/>
        <w:numPr>
          <w:ilvl w:val="0"/>
          <w:numId w:val="6"/>
        </w:numPr>
        <w:rPr>
          <w:rFonts w:cstheme="minorHAnsi"/>
        </w:rPr>
      </w:pPr>
      <w:r w:rsidRPr="00B43352">
        <w:rPr>
          <w:rFonts w:cstheme="minorHAnsi"/>
        </w:rPr>
        <w:t xml:space="preserve">The </w:t>
      </w:r>
      <w:r w:rsidRPr="00B43352">
        <w:rPr>
          <w:rStyle w:val="Strong"/>
          <w:rFonts w:cstheme="minorHAnsi"/>
          <w:color w:val="30332D"/>
          <w:sz w:val="19"/>
          <w:szCs w:val="19"/>
        </w:rPr>
        <w:t>question field</w:t>
      </w:r>
      <w:r w:rsidRPr="00B43352">
        <w:rPr>
          <w:rFonts w:cstheme="minorHAnsi"/>
        </w:rPr>
        <w:t xml:space="preserve"> is a security question that you can use to reset your password. This is not implemented in the1.0 release. </w:t>
      </w:r>
    </w:p>
    <w:p w:rsidR="00827A98" w:rsidRPr="00B43352" w:rsidRDefault="00827A98" w:rsidP="00B43352">
      <w:pPr>
        <w:pStyle w:val="ListParagraph"/>
        <w:numPr>
          <w:ilvl w:val="0"/>
          <w:numId w:val="6"/>
        </w:numPr>
        <w:rPr>
          <w:rFonts w:cstheme="minorHAnsi"/>
        </w:rPr>
      </w:pPr>
      <w:r w:rsidRPr="00B43352">
        <w:rPr>
          <w:rFonts w:cstheme="minorHAnsi"/>
        </w:rPr>
        <w:t xml:space="preserve">The </w:t>
      </w:r>
      <w:r w:rsidRPr="00B43352">
        <w:rPr>
          <w:rStyle w:val="Strong"/>
          <w:rFonts w:cstheme="minorHAnsi"/>
          <w:color w:val="30332D"/>
          <w:sz w:val="19"/>
          <w:szCs w:val="19"/>
        </w:rPr>
        <w:t>answer field</w:t>
      </w:r>
      <w:r w:rsidRPr="00B43352">
        <w:rPr>
          <w:rFonts w:cstheme="minorHAnsi"/>
        </w:rPr>
        <w:t xml:space="preserve"> is the answer to the security question. This is not implemented in the 1.0 release. </w:t>
      </w:r>
    </w:p>
    <w:p w:rsidR="00827A98" w:rsidRPr="00B43352" w:rsidRDefault="00827A98" w:rsidP="005E4C10">
      <w:pPr>
        <w:pStyle w:val="Heading7"/>
        <w:rPr>
          <w:bCs/>
          <w:color w:val="000000"/>
        </w:rPr>
      </w:pPr>
      <w:bookmarkStart w:id="848" w:name="_Toc303237685"/>
      <w:r w:rsidRPr="00B43352">
        <w:t>3. Request a manager to assign your account the “Phonedesk”</w:t>
      </w:r>
      <w:r w:rsidRPr="00B43352">
        <w:rPr>
          <w:bCs/>
          <w:color w:val="000000"/>
        </w:rPr>
        <w:t xml:space="preserve"> role</w:t>
      </w:r>
      <w:bookmarkEnd w:id="848"/>
    </w:p>
    <w:p w:rsidR="00827A98" w:rsidRPr="00B43352" w:rsidRDefault="00827A98" w:rsidP="00B43352">
      <w:r>
        <w:t xml:space="preserve">Once your account is created, a manager will need to assign you the role of </w:t>
      </w:r>
      <w:proofErr w:type="spellStart"/>
      <w:r>
        <w:t>phonedesk</w:t>
      </w:r>
      <w:proofErr w:type="spellEnd"/>
      <w:r>
        <w:t xml:space="preserve"> to be able to take orders.</w:t>
      </w:r>
    </w:p>
    <w:p w:rsidR="00827A98" w:rsidRDefault="00827A98" w:rsidP="00827A98">
      <w:pPr>
        <w:pStyle w:val="Heading2"/>
      </w:pPr>
      <w:bookmarkStart w:id="849" w:name="_Toc303237686"/>
      <w:bookmarkStart w:id="850" w:name="_Toc322213656"/>
      <w:r>
        <w:t>Assigning or changing roles on user accounts</w:t>
      </w:r>
      <w:bookmarkEnd w:id="849"/>
      <w:bookmarkEnd w:id="850"/>
    </w:p>
    <w:p w:rsidR="002A07D6" w:rsidRDefault="002A07D6" w:rsidP="002A07D6">
      <w:pPr>
        <w:pStyle w:val="NormalWeb"/>
        <w:rPr>
          <w:rFonts w:ascii="Segoe UI" w:hAnsi="Segoe UI" w:cs="Segoe UI"/>
          <w:color w:val="30332D"/>
          <w:sz w:val="19"/>
          <w:szCs w:val="19"/>
        </w:rPr>
      </w:pPr>
      <w:r>
        <w:rPr>
          <w:rFonts w:ascii="Segoe UI" w:hAnsi="Segoe UI" w:cs="Segoe UI"/>
          <w:color w:val="30332D"/>
          <w:sz w:val="19"/>
          <w:szCs w:val="19"/>
        </w:rPr>
        <w:t>Before a volunteer can use Machete to take orders, the volunteer must create an account and a manager must assign the following roles to the account:</w:t>
      </w:r>
    </w:p>
    <w:p w:rsidR="002A07D6" w:rsidRDefault="002A07D6" w:rsidP="002A07D6">
      <w:pPr>
        <w:pStyle w:val="ListParagraph"/>
        <w:numPr>
          <w:ilvl w:val="0"/>
          <w:numId w:val="9"/>
        </w:numPr>
      </w:pPr>
      <w:r>
        <w:t xml:space="preserve">user </w:t>
      </w:r>
    </w:p>
    <w:p w:rsidR="002A07D6" w:rsidRDefault="002A07D6" w:rsidP="002A07D6">
      <w:pPr>
        <w:pStyle w:val="ListParagraph"/>
        <w:numPr>
          <w:ilvl w:val="0"/>
          <w:numId w:val="9"/>
        </w:numPr>
      </w:pPr>
      <w:proofErr w:type="spellStart"/>
      <w:r>
        <w:t>phonedesk</w:t>
      </w:r>
      <w:proofErr w:type="spellEnd"/>
      <w:r>
        <w:t xml:space="preserve"> </w:t>
      </w:r>
    </w:p>
    <w:p w:rsidR="002A07D6" w:rsidRDefault="002A07D6" w:rsidP="002A07D6">
      <w:pPr>
        <w:pStyle w:val="NormalWeb"/>
        <w:rPr>
          <w:rFonts w:ascii="Segoe UI" w:hAnsi="Segoe UI" w:cs="Segoe UI"/>
          <w:color w:val="30332D"/>
          <w:sz w:val="19"/>
          <w:szCs w:val="19"/>
        </w:rPr>
      </w:pPr>
      <w:r>
        <w:rPr>
          <w:rFonts w:ascii="Segoe UI" w:hAnsi="Segoe UI" w:cs="Segoe UI"/>
          <w:color w:val="30332D"/>
          <w:sz w:val="19"/>
          <w:szCs w:val="19"/>
        </w:rPr>
        <w:t xml:space="preserve">To assign roles, the manager goes to </w:t>
      </w:r>
      <w:hyperlink r:id="rId74" w:history="1">
        <w:r>
          <w:rPr>
            <w:rStyle w:val="Hyperlink"/>
            <w:rFonts w:ascii="Segoe UI" w:hAnsi="Segoe UI" w:cs="Segoe UI"/>
            <w:sz w:val="19"/>
            <w:szCs w:val="19"/>
          </w:rPr>
          <w:t>http://machete/account</w:t>
        </w:r>
      </w:hyperlink>
    </w:p>
    <w:p w:rsidR="002A07D6" w:rsidRDefault="002A07D6" w:rsidP="002A07D6">
      <w:pPr>
        <w:pStyle w:val="NormalWeb"/>
        <w:rPr>
          <w:rFonts w:ascii="Segoe UI" w:hAnsi="Segoe UI" w:cs="Segoe UI"/>
          <w:color w:val="30332D"/>
          <w:sz w:val="19"/>
          <w:szCs w:val="19"/>
        </w:rPr>
      </w:pPr>
      <w:r>
        <w:rPr>
          <w:rFonts w:ascii="Segoe UI" w:hAnsi="Segoe UI" w:cs="Segoe UI"/>
          <w:color w:val="30332D"/>
          <w:sz w:val="19"/>
          <w:szCs w:val="19"/>
        </w:rPr>
        <w:lastRenderedPageBreak/>
        <w:t xml:space="preserve">The page shows a list of user accounts. Click on </w:t>
      </w:r>
      <w:r>
        <w:rPr>
          <w:rFonts w:ascii="Segoe UI" w:hAnsi="Segoe UI" w:cs="Segoe UI"/>
          <w:color w:val="30332D"/>
          <w:sz w:val="19"/>
          <w:szCs w:val="19"/>
          <w:u w:val="single"/>
        </w:rPr>
        <w:t>Edit</w:t>
      </w:r>
      <w:r>
        <w:rPr>
          <w:rFonts w:ascii="Segoe UI" w:hAnsi="Segoe UI" w:cs="Segoe UI"/>
          <w:color w:val="30332D"/>
          <w:sz w:val="19"/>
          <w:szCs w:val="19"/>
        </w:rPr>
        <w:t xml:space="preserve"> to change the role settings.</w:t>
      </w:r>
    </w:p>
    <w:p w:rsidR="002A07D6" w:rsidRDefault="002A07D6" w:rsidP="002A07D6">
      <w:pPr>
        <w:pStyle w:val="NormalWeb"/>
        <w:rPr>
          <w:rFonts w:ascii="Segoe UI" w:hAnsi="Segoe UI" w:cs="Segoe UI"/>
          <w:color w:val="30332D"/>
          <w:sz w:val="19"/>
          <w:szCs w:val="19"/>
        </w:rPr>
      </w:pPr>
      <w:r>
        <w:rPr>
          <w:rFonts w:ascii="Segoe UI" w:hAnsi="Segoe UI" w:cs="Segoe UI"/>
          <w:noProof/>
          <w:color w:val="3E62A6"/>
          <w:sz w:val="19"/>
          <w:szCs w:val="19"/>
        </w:rPr>
        <w:drawing>
          <wp:inline distT="0" distB="0" distL="0" distR="0" wp14:anchorId="679EBB94" wp14:editId="4F8F05D1">
            <wp:extent cx="5621601" cy="2876550"/>
            <wp:effectExtent l="0" t="0" r="0" b="0"/>
            <wp:docPr id="4" name="Picture 4" descr="imag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21601" cy="2876550"/>
                    </a:xfrm>
                    <a:prstGeom prst="rect">
                      <a:avLst/>
                    </a:prstGeom>
                    <a:noFill/>
                    <a:ln>
                      <a:noFill/>
                    </a:ln>
                  </pic:spPr>
                </pic:pic>
              </a:graphicData>
            </a:graphic>
          </wp:inline>
        </w:drawing>
      </w:r>
    </w:p>
    <w:p w:rsidR="002A07D6" w:rsidRDefault="002A07D6" w:rsidP="002A07D6">
      <w:pPr>
        <w:numPr>
          <w:ilvl w:val="0"/>
          <w:numId w:val="8"/>
        </w:numPr>
        <w:spacing w:before="72" w:after="72" w:line="240" w:lineRule="auto"/>
        <w:ind w:left="0"/>
        <w:textAlignment w:val="center"/>
        <w:rPr>
          <w:rFonts w:ascii="Segoe UI" w:hAnsi="Segoe UI" w:cs="Segoe UI"/>
          <w:color w:val="30332D"/>
          <w:sz w:val="19"/>
          <w:szCs w:val="19"/>
        </w:rPr>
      </w:pPr>
      <w:r>
        <w:rPr>
          <w:rFonts w:ascii="Segoe UI" w:hAnsi="Segoe UI" w:cs="Segoe UI"/>
          <w:color w:val="30332D"/>
          <w:sz w:val="19"/>
          <w:szCs w:val="19"/>
        </w:rPr>
        <w:t xml:space="preserve">Click on the check boxes next to </w:t>
      </w:r>
      <w:proofErr w:type="spellStart"/>
      <w:r>
        <w:rPr>
          <w:rFonts w:ascii="Segoe UI" w:hAnsi="Segoe UI" w:cs="Segoe UI"/>
          <w:color w:val="30332D"/>
          <w:sz w:val="19"/>
          <w:szCs w:val="19"/>
        </w:rPr>
        <w:t>PhoneDesk</w:t>
      </w:r>
      <w:proofErr w:type="spellEnd"/>
      <w:r>
        <w:rPr>
          <w:rFonts w:ascii="Segoe UI" w:hAnsi="Segoe UI" w:cs="Segoe UI"/>
          <w:color w:val="30332D"/>
          <w:sz w:val="19"/>
          <w:szCs w:val="19"/>
        </w:rPr>
        <w:t xml:space="preserve"> and User. The User role allows an account to see information. </w:t>
      </w:r>
    </w:p>
    <w:p w:rsidR="002A07D6" w:rsidRDefault="002A07D6" w:rsidP="002A07D6">
      <w:pPr>
        <w:numPr>
          <w:ilvl w:val="0"/>
          <w:numId w:val="8"/>
        </w:numPr>
        <w:spacing w:before="72" w:after="72" w:line="240" w:lineRule="auto"/>
        <w:ind w:left="0"/>
        <w:textAlignment w:val="center"/>
        <w:rPr>
          <w:rFonts w:ascii="Segoe UI" w:hAnsi="Segoe UI" w:cs="Segoe UI"/>
          <w:color w:val="30332D"/>
          <w:sz w:val="19"/>
          <w:szCs w:val="19"/>
        </w:rPr>
      </w:pPr>
      <w:r>
        <w:rPr>
          <w:rFonts w:ascii="Segoe UI" w:hAnsi="Segoe UI" w:cs="Segoe UI"/>
          <w:color w:val="30332D"/>
          <w:sz w:val="19"/>
          <w:szCs w:val="19"/>
        </w:rPr>
        <w:t xml:space="preserve">Click Save. The user will now be able to see and change Employer, </w:t>
      </w:r>
      <w:proofErr w:type="spellStart"/>
      <w:r>
        <w:rPr>
          <w:rFonts w:ascii="Segoe UI" w:hAnsi="Segoe UI" w:cs="Segoe UI"/>
          <w:color w:val="30332D"/>
          <w:sz w:val="19"/>
          <w:szCs w:val="19"/>
        </w:rPr>
        <w:t>WorkOrder</w:t>
      </w:r>
      <w:proofErr w:type="spellEnd"/>
      <w:r>
        <w:rPr>
          <w:rFonts w:ascii="Segoe UI" w:hAnsi="Segoe UI" w:cs="Segoe UI"/>
          <w:color w:val="30332D"/>
          <w:sz w:val="19"/>
          <w:szCs w:val="19"/>
        </w:rPr>
        <w:t xml:space="preserve">, and Assignment records. </w:t>
      </w:r>
    </w:p>
    <w:p w:rsidR="002A07D6" w:rsidRPr="002A07D6" w:rsidRDefault="002A07D6" w:rsidP="002A07D6"/>
    <w:sectPr w:rsidR="002A07D6" w:rsidRPr="002A07D6" w:rsidSect="00362793">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4" w:author="jimmy" w:date="2011-09-30T10:38:00Z" w:initials="j">
    <w:p w:rsidR="00854087" w:rsidRDefault="00854087">
      <w:pPr>
        <w:pStyle w:val="CommentText"/>
      </w:pPr>
      <w:r>
        <w:rPr>
          <w:rStyle w:val="CommentReference"/>
        </w:rPr>
        <w:annotationRef/>
      </w:r>
      <w:r>
        <w:t>TODO</w:t>
      </w:r>
    </w:p>
  </w:comment>
  <w:comment w:id="435" w:author="jimmy" w:date="2011-09-30T10:38:00Z" w:initials="j">
    <w:p w:rsidR="00854087" w:rsidRDefault="00854087">
      <w:pPr>
        <w:pStyle w:val="CommentText"/>
      </w:pPr>
      <w:r>
        <w:rPr>
          <w:rStyle w:val="CommentReference"/>
        </w:rPr>
        <w:annotationRef/>
      </w:r>
      <w:r>
        <w:t>TODO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087" w:rsidRDefault="00854087" w:rsidP="00773E7D">
      <w:pPr>
        <w:spacing w:before="0" w:after="0" w:line="240" w:lineRule="auto"/>
      </w:pPr>
      <w:r>
        <w:separator/>
      </w:r>
    </w:p>
  </w:endnote>
  <w:endnote w:type="continuationSeparator" w:id="0">
    <w:p w:rsidR="00854087" w:rsidRDefault="00854087" w:rsidP="00773E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087" w:rsidRDefault="00854087">
    <w:pPr>
      <w:pStyle w:val="Footer"/>
    </w:pPr>
    <w:r>
      <w:t>User’s Manual</w:t>
    </w:r>
    <w:r>
      <w:ptab w:relativeTo="margin" w:alignment="center" w:leader="none"/>
    </w:r>
    <w:r>
      <w:t>Machete</w:t>
    </w:r>
    <w:r>
      <w:ptab w:relativeTo="margin" w:alignment="right" w:leader="none"/>
    </w:r>
    <w:r>
      <w:t>Version 1.</w:t>
    </w:r>
    <w:ins w:id="516" w:author="jimm" w:date="2012-04-14T17:32:00Z">
      <w:r>
        <w:t>2</w:t>
      </w:r>
    </w:ins>
    <w:del w:id="517" w:author="jimm" w:date="2012-04-14T17:32:00Z">
      <w:r w:rsidDel="00961CD9">
        <w:delText>1</w:delText>
      </w:r>
    </w:de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087" w:rsidRDefault="00854087" w:rsidP="00773E7D">
      <w:pPr>
        <w:spacing w:before="0" w:after="0" w:line="240" w:lineRule="auto"/>
      </w:pPr>
      <w:r>
        <w:separator/>
      </w:r>
    </w:p>
  </w:footnote>
  <w:footnote w:type="continuationSeparator" w:id="0">
    <w:p w:rsidR="00854087" w:rsidRDefault="00854087" w:rsidP="00773E7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185806"/>
      <w:docPartObj>
        <w:docPartGallery w:val="Page Numbers (Top of Page)"/>
        <w:docPartUnique/>
      </w:docPartObj>
    </w:sdtPr>
    <w:sdtEndPr>
      <w:rPr>
        <w:noProof/>
      </w:rPr>
    </w:sdtEndPr>
    <w:sdtContent>
      <w:p w:rsidR="00854087" w:rsidRDefault="00854087">
        <w:pPr>
          <w:pStyle w:val="Header"/>
          <w:jc w:val="right"/>
        </w:pPr>
        <w:r>
          <w:fldChar w:fldCharType="begin"/>
        </w:r>
        <w:r>
          <w:instrText xml:space="preserve"> PAGE   \* MERGEFORMAT </w:instrText>
        </w:r>
        <w:r>
          <w:fldChar w:fldCharType="separate"/>
        </w:r>
        <w:r w:rsidR="006767DD">
          <w:rPr>
            <w:noProof/>
          </w:rPr>
          <w:t>42</w:t>
        </w:r>
        <w:r>
          <w:rPr>
            <w:noProof/>
          </w:rPr>
          <w:fldChar w:fldCharType="end"/>
        </w:r>
      </w:p>
    </w:sdtContent>
  </w:sdt>
  <w:p w:rsidR="00854087" w:rsidRDefault="008540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3in;height:3in" o:bullet="t"/>
    </w:pict>
  </w:numPicBullet>
  <w:numPicBullet w:numPicBulletId="1">
    <w:pict>
      <v:shape id="_x0000_i1099" type="#_x0000_t75" style="width:3in;height:3in" o:bullet="t"/>
    </w:pict>
  </w:numPicBullet>
  <w:numPicBullet w:numPicBulletId="2">
    <w:pict>
      <v:shape id="_x0000_i1100" type="#_x0000_t75" style="width:3in;height:3in" o:bullet="t"/>
    </w:pict>
  </w:numPicBullet>
  <w:numPicBullet w:numPicBulletId="3">
    <w:pict>
      <v:shape id="_x0000_i1101" type="#_x0000_t75" style="width:3in;height:3in" o:bullet="t"/>
    </w:pict>
  </w:numPicBullet>
  <w:numPicBullet w:numPicBulletId="4">
    <w:pict>
      <v:shape id="_x0000_i1102" type="#_x0000_t75" style="width:4.2pt;height:11.7pt" o:bullet="t">
        <v:imagedata r:id="rId1" o:title="bullet_square"/>
      </v:shape>
    </w:pict>
  </w:numPicBullet>
  <w:numPicBullet w:numPicBulletId="5">
    <w:pict>
      <v:shape id="_x0000_i1103" type="#_x0000_t75" style="width:5.85pt;height:5pt" o:bullet="t">
        <v:imagedata r:id="rId2" o:title="doublearrow"/>
      </v:shape>
    </w:pict>
  </w:numPicBullet>
  <w:numPicBullet w:numPicBulletId="6">
    <w:pict>
      <v:shape id="_x0000_i1104" type="#_x0000_t75" style="width:3in;height:3in" o:bullet="t"/>
    </w:pict>
  </w:numPicBullet>
  <w:numPicBullet w:numPicBulletId="7">
    <w:pict>
      <v:shape id="_x0000_i1105" type="#_x0000_t75" style="width:3in;height:3in" o:bullet="t"/>
    </w:pict>
  </w:numPicBullet>
  <w:abstractNum w:abstractNumId="0">
    <w:nsid w:val="FFFFFFFE"/>
    <w:multiLevelType w:val="singleLevel"/>
    <w:tmpl w:val="4E1A9282"/>
    <w:lvl w:ilvl="0">
      <w:numFmt w:val="bullet"/>
      <w:lvlText w:val="*"/>
      <w:lvlJc w:val="left"/>
    </w:lvl>
  </w:abstractNum>
  <w:abstractNum w:abstractNumId="1">
    <w:nsid w:val="053C7DEA"/>
    <w:multiLevelType w:val="hybridMultilevel"/>
    <w:tmpl w:val="78F85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86FBA"/>
    <w:multiLevelType w:val="hybridMultilevel"/>
    <w:tmpl w:val="E82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544E7C"/>
    <w:multiLevelType w:val="hybridMultilevel"/>
    <w:tmpl w:val="6840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E454B"/>
    <w:multiLevelType w:val="hybridMultilevel"/>
    <w:tmpl w:val="20AA6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B55613"/>
    <w:multiLevelType w:val="hybridMultilevel"/>
    <w:tmpl w:val="CD86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9123AC"/>
    <w:multiLevelType w:val="hybridMultilevel"/>
    <w:tmpl w:val="9C9C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1F6D3B"/>
    <w:multiLevelType w:val="hybridMultilevel"/>
    <w:tmpl w:val="5BD6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360C7"/>
    <w:multiLevelType w:val="hybridMultilevel"/>
    <w:tmpl w:val="DD18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C92213"/>
    <w:multiLevelType w:val="multilevel"/>
    <w:tmpl w:val="C3E8267C"/>
    <w:lvl w:ilvl="0">
      <w:start w:val="1"/>
      <w:numFmt w:val="bullet"/>
      <w:lvlText w:val=""/>
      <w:lvlPicBulletId w:val="6"/>
      <w:lvlJc w:val="left"/>
      <w:pPr>
        <w:tabs>
          <w:tab w:val="num" w:pos="720"/>
        </w:tabs>
        <w:ind w:left="720" w:hanging="360"/>
      </w:pPr>
      <w:rPr>
        <w:rFonts w:ascii="Wingdings" w:hAnsi="Wingdings" w:hint="default"/>
        <w:sz w:val="20"/>
      </w:rPr>
    </w:lvl>
    <w:lvl w:ilvl="1" w:tentative="1">
      <w:start w:val="1"/>
      <w:numFmt w:val="bullet"/>
      <w:lvlText w:val=""/>
      <w:lvlPicBulletId w:val="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FD3F1B"/>
    <w:multiLevelType w:val="hybridMultilevel"/>
    <w:tmpl w:val="14CE9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214AFC"/>
    <w:multiLevelType w:val="hybridMultilevel"/>
    <w:tmpl w:val="C47A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396DEB"/>
    <w:multiLevelType w:val="multilevel"/>
    <w:tmpl w:val="3ADEE9FE"/>
    <w:lvl w:ilvl="0">
      <w:start w:val="1"/>
      <w:numFmt w:val="bullet"/>
      <w:lvlText w:val=""/>
      <w:lvlPicBulletId w:val="4"/>
      <w:lvlJc w:val="left"/>
      <w:pPr>
        <w:tabs>
          <w:tab w:val="num" w:pos="720"/>
        </w:tabs>
        <w:ind w:left="720" w:hanging="360"/>
      </w:pPr>
      <w:rPr>
        <w:rFonts w:ascii="Wingdings" w:hAnsi="Wingdings" w:hint="default"/>
        <w:sz w:val="20"/>
      </w:rPr>
    </w:lvl>
    <w:lvl w:ilvl="1" w:tentative="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C05590"/>
    <w:multiLevelType w:val="multilevel"/>
    <w:tmpl w:val="6460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C464D64"/>
    <w:multiLevelType w:val="multilevel"/>
    <w:tmpl w:val="78560EF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AB08E8"/>
    <w:multiLevelType w:val="hybridMultilevel"/>
    <w:tmpl w:val="A58ED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E17DA9"/>
    <w:multiLevelType w:val="hybridMultilevel"/>
    <w:tmpl w:val="03145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DA5497"/>
    <w:multiLevelType w:val="hybridMultilevel"/>
    <w:tmpl w:val="B7E2D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0D085F"/>
    <w:multiLevelType w:val="multilevel"/>
    <w:tmpl w:val="C81681AC"/>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AC7964"/>
    <w:multiLevelType w:val="hybridMultilevel"/>
    <w:tmpl w:val="B000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B340F3"/>
    <w:multiLevelType w:val="hybridMultilevel"/>
    <w:tmpl w:val="B332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58064F"/>
    <w:multiLevelType w:val="hybridMultilevel"/>
    <w:tmpl w:val="8114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E07FA7"/>
    <w:multiLevelType w:val="hybridMultilevel"/>
    <w:tmpl w:val="EE18A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D11F48"/>
    <w:multiLevelType w:val="hybridMultilevel"/>
    <w:tmpl w:val="99F03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1F0405"/>
    <w:multiLevelType w:val="hybridMultilevel"/>
    <w:tmpl w:val="AD38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405985"/>
    <w:multiLevelType w:val="hybridMultilevel"/>
    <w:tmpl w:val="FB20A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14"/>
  </w:num>
  <w:num w:numId="4">
    <w:abstractNumId w:val="18"/>
  </w:num>
  <w:num w:numId="5">
    <w:abstractNumId w:val="17"/>
  </w:num>
  <w:num w:numId="6">
    <w:abstractNumId w:val="16"/>
  </w:num>
  <w:num w:numId="7">
    <w:abstractNumId w:val="12"/>
  </w:num>
  <w:num w:numId="8">
    <w:abstractNumId w:val="9"/>
  </w:num>
  <w:num w:numId="9">
    <w:abstractNumId w:val="2"/>
  </w:num>
  <w:num w:numId="10">
    <w:abstractNumId w:val="0"/>
    <w:lvlOverride w:ilvl="0">
      <w:lvl w:ilvl="0">
        <w:numFmt w:val="bullet"/>
        <w:lvlText w:val=""/>
        <w:legacy w:legacy="1" w:legacySpace="0" w:legacyIndent="0"/>
        <w:lvlJc w:val="left"/>
        <w:rPr>
          <w:rFonts w:ascii="Symbol" w:hAnsi="Symbol" w:hint="default"/>
          <w:sz w:val="20"/>
        </w:rPr>
      </w:lvl>
    </w:lvlOverride>
  </w:num>
  <w:num w:numId="11">
    <w:abstractNumId w:val="20"/>
  </w:num>
  <w:num w:numId="12">
    <w:abstractNumId w:val="25"/>
  </w:num>
  <w:num w:numId="13">
    <w:abstractNumId w:val="7"/>
  </w:num>
  <w:num w:numId="14">
    <w:abstractNumId w:val="11"/>
  </w:num>
  <w:num w:numId="15">
    <w:abstractNumId w:val="6"/>
  </w:num>
  <w:num w:numId="16">
    <w:abstractNumId w:val="10"/>
  </w:num>
  <w:num w:numId="17">
    <w:abstractNumId w:val="19"/>
  </w:num>
  <w:num w:numId="18">
    <w:abstractNumId w:val="4"/>
  </w:num>
  <w:num w:numId="19">
    <w:abstractNumId w:val="21"/>
  </w:num>
  <w:num w:numId="20">
    <w:abstractNumId w:val="3"/>
  </w:num>
  <w:num w:numId="21">
    <w:abstractNumId w:val="22"/>
  </w:num>
  <w:num w:numId="22">
    <w:abstractNumId w:val="8"/>
  </w:num>
  <w:num w:numId="23">
    <w:abstractNumId w:val="24"/>
  </w:num>
  <w:num w:numId="24">
    <w:abstractNumId w:val="15"/>
  </w:num>
  <w:num w:numId="25">
    <w:abstractNumId w:val="5"/>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CE0"/>
    <w:rsid w:val="00004563"/>
    <w:rsid w:val="000116B1"/>
    <w:rsid w:val="00053E77"/>
    <w:rsid w:val="000557AB"/>
    <w:rsid w:val="000642B3"/>
    <w:rsid w:val="00093FD2"/>
    <w:rsid w:val="000B6374"/>
    <w:rsid w:val="000C2779"/>
    <w:rsid w:val="000C6038"/>
    <w:rsid w:val="000D2FAE"/>
    <w:rsid w:val="000E5F02"/>
    <w:rsid w:val="000E7EDA"/>
    <w:rsid w:val="000F1A8C"/>
    <w:rsid w:val="00104901"/>
    <w:rsid w:val="00133547"/>
    <w:rsid w:val="001355AE"/>
    <w:rsid w:val="00137A3E"/>
    <w:rsid w:val="00157408"/>
    <w:rsid w:val="00163E93"/>
    <w:rsid w:val="001B17C7"/>
    <w:rsid w:val="001C183D"/>
    <w:rsid w:val="001E1419"/>
    <w:rsid w:val="001F2662"/>
    <w:rsid w:val="001F533F"/>
    <w:rsid w:val="0023765B"/>
    <w:rsid w:val="00241E5B"/>
    <w:rsid w:val="002721C0"/>
    <w:rsid w:val="0029263B"/>
    <w:rsid w:val="002A07D6"/>
    <w:rsid w:val="002A142E"/>
    <w:rsid w:val="002A7B93"/>
    <w:rsid w:val="002B2B1E"/>
    <w:rsid w:val="002D3D6C"/>
    <w:rsid w:val="002D5753"/>
    <w:rsid w:val="00313CE0"/>
    <w:rsid w:val="003447D5"/>
    <w:rsid w:val="00362793"/>
    <w:rsid w:val="00377ADD"/>
    <w:rsid w:val="003918F6"/>
    <w:rsid w:val="003C0089"/>
    <w:rsid w:val="004017A9"/>
    <w:rsid w:val="0041289A"/>
    <w:rsid w:val="00415ACB"/>
    <w:rsid w:val="004579B3"/>
    <w:rsid w:val="0046660D"/>
    <w:rsid w:val="0048689B"/>
    <w:rsid w:val="0049454C"/>
    <w:rsid w:val="004A6BD6"/>
    <w:rsid w:val="004C4B2D"/>
    <w:rsid w:val="004E7F55"/>
    <w:rsid w:val="004F037C"/>
    <w:rsid w:val="004F0A1B"/>
    <w:rsid w:val="0050120A"/>
    <w:rsid w:val="00504CC1"/>
    <w:rsid w:val="0050649A"/>
    <w:rsid w:val="005557B9"/>
    <w:rsid w:val="00567BD0"/>
    <w:rsid w:val="00577F3E"/>
    <w:rsid w:val="005914D9"/>
    <w:rsid w:val="005922EF"/>
    <w:rsid w:val="005A023E"/>
    <w:rsid w:val="005B1F4A"/>
    <w:rsid w:val="005B7E9B"/>
    <w:rsid w:val="005C6044"/>
    <w:rsid w:val="005C6E70"/>
    <w:rsid w:val="005E4C10"/>
    <w:rsid w:val="005E6334"/>
    <w:rsid w:val="005F04CE"/>
    <w:rsid w:val="005F3FE4"/>
    <w:rsid w:val="0060773A"/>
    <w:rsid w:val="00613B96"/>
    <w:rsid w:val="006354B5"/>
    <w:rsid w:val="00656D07"/>
    <w:rsid w:val="00672175"/>
    <w:rsid w:val="006767DD"/>
    <w:rsid w:val="00680A7F"/>
    <w:rsid w:val="0069164D"/>
    <w:rsid w:val="00693D58"/>
    <w:rsid w:val="006A2A29"/>
    <w:rsid w:val="006B534D"/>
    <w:rsid w:val="006C6800"/>
    <w:rsid w:val="006D7C6A"/>
    <w:rsid w:val="00700073"/>
    <w:rsid w:val="00745015"/>
    <w:rsid w:val="00745D14"/>
    <w:rsid w:val="00747EA7"/>
    <w:rsid w:val="00767797"/>
    <w:rsid w:val="00773E7D"/>
    <w:rsid w:val="007A4A12"/>
    <w:rsid w:val="007A7828"/>
    <w:rsid w:val="007B16CD"/>
    <w:rsid w:val="007B1B4E"/>
    <w:rsid w:val="007B4196"/>
    <w:rsid w:val="008217F8"/>
    <w:rsid w:val="00822680"/>
    <w:rsid w:val="00827A98"/>
    <w:rsid w:val="008479B6"/>
    <w:rsid w:val="00854087"/>
    <w:rsid w:val="008753CE"/>
    <w:rsid w:val="008B37FF"/>
    <w:rsid w:val="008B43BF"/>
    <w:rsid w:val="008C0163"/>
    <w:rsid w:val="008C280B"/>
    <w:rsid w:val="008C6925"/>
    <w:rsid w:val="008E68F8"/>
    <w:rsid w:val="008F5889"/>
    <w:rsid w:val="0090574A"/>
    <w:rsid w:val="009076E9"/>
    <w:rsid w:val="00921B34"/>
    <w:rsid w:val="00961CD9"/>
    <w:rsid w:val="00973245"/>
    <w:rsid w:val="00995C0F"/>
    <w:rsid w:val="009A3F2D"/>
    <w:rsid w:val="009C355E"/>
    <w:rsid w:val="009D256A"/>
    <w:rsid w:val="009E2E40"/>
    <w:rsid w:val="009E75DC"/>
    <w:rsid w:val="00A00A08"/>
    <w:rsid w:val="00A55792"/>
    <w:rsid w:val="00A8356E"/>
    <w:rsid w:val="00A90E85"/>
    <w:rsid w:val="00A93372"/>
    <w:rsid w:val="00AD16E9"/>
    <w:rsid w:val="00AD173E"/>
    <w:rsid w:val="00AF1696"/>
    <w:rsid w:val="00AF624A"/>
    <w:rsid w:val="00B04E85"/>
    <w:rsid w:val="00B20DF3"/>
    <w:rsid w:val="00B43352"/>
    <w:rsid w:val="00B54B03"/>
    <w:rsid w:val="00B92D7E"/>
    <w:rsid w:val="00BB21C1"/>
    <w:rsid w:val="00BD653E"/>
    <w:rsid w:val="00BE4742"/>
    <w:rsid w:val="00C12632"/>
    <w:rsid w:val="00C17BC4"/>
    <w:rsid w:val="00C519A2"/>
    <w:rsid w:val="00C6640E"/>
    <w:rsid w:val="00C717C5"/>
    <w:rsid w:val="00C847B4"/>
    <w:rsid w:val="00C92DC8"/>
    <w:rsid w:val="00C96C13"/>
    <w:rsid w:val="00D00444"/>
    <w:rsid w:val="00D01E0E"/>
    <w:rsid w:val="00D13279"/>
    <w:rsid w:val="00D327AE"/>
    <w:rsid w:val="00D375D8"/>
    <w:rsid w:val="00D40C78"/>
    <w:rsid w:val="00D41DA5"/>
    <w:rsid w:val="00D570A8"/>
    <w:rsid w:val="00D60309"/>
    <w:rsid w:val="00D6542F"/>
    <w:rsid w:val="00D6587C"/>
    <w:rsid w:val="00D84671"/>
    <w:rsid w:val="00D94207"/>
    <w:rsid w:val="00DA3082"/>
    <w:rsid w:val="00DF134D"/>
    <w:rsid w:val="00E12520"/>
    <w:rsid w:val="00E50BB0"/>
    <w:rsid w:val="00E525FE"/>
    <w:rsid w:val="00E73F1D"/>
    <w:rsid w:val="00F02B8E"/>
    <w:rsid w:val="00F20ABF"/>
    <w:rsid w:val="00F20ADC"/>
    <w:rsid w:val="00F2588F"/>
    <w:rsid w:val="00F37766"/>
    <w:rsid w:val="00F47F93"/>
    <w:rsid w:val="00F5195E"/>
    <w:rsid w:val="00F643B8"/>
    <w:rsid w:val="00F74363"/>
    <w:rsid w:val="00F8591C"/>
    <w:rsid w:val="00F92223"/>
    <w:rsid w:val="00F96327"/>
    <w:rsid w:val="00FC7972"/>
    <w:rsid w:val="00FD0BEE"/>
    <w:rsid w:val="00FE5B23"/>
    <w:rsid w:val="00FF0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9B6"/>
    <w:rPr>
      <w:sz w:val="20"/>
      <w:szCs w:val="20"/>
    </w:rPr>
  </w:style>
  <w:style w:type="paragraph" w:styleId="Heading1">
    <w:name w:val="heading 1"/>
    <w:basedOn w:val="Normal"/>
    <w:next w:val="Normal"/>
    <w:link w:val="Heading1Char"/>
    <w:uiPriority w:val="9"/>
    <w:qFormat/>
    <w:rsid w:val="008479B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79B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79B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79B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79B6"/>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79B6"/>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8479B6"/>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8479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79B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B6"/>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79B6"/>
    <w:rPr>
      <w:caps/>
      <w:spacing w:val="15"/>
      <w:shd w:val="clear" w:color="auto" w:fill="DBE5F1" w:themeFill="accent1" w:themeFillTint="33"/>
    </w:rPr>
  </w:style>
  <w:style w:type="paragraph" w:styleId="TOCHeading">
    <w:name w:val="TOC Heading"/>
    <w:basedOn w:val="Heading1"/>
    <w:next w:val="Normal"/>
    <w:uiPriority w:val="39"/>
    <w:semiHidden/>
    <w:unhideWhenUsed/>
    <w:qFormat/>
    <w:rsid w:val="008479B6"/>
    <w:pPr>
      <w:outlineLvl w:val="9"/>
    </w:pPr>
    <w:rPr>
      <w:lang w:bidi="en-US"/>
    </w:rPr>
  </w:style>
  <w:style w:type="paragraph" w:styleId="TOC1">
    <w:name w:val="toc 1"/>
    <w:basedOn w:val="Normal"/>
    <w:next w:val="Normal"/>
    <w:autoRedefine/>
    <w:uiPriority w:val="39"/>
    <w:unhideWhenUsed/>
    <w:rsid w:val="00313CE0"/>
    <w:pPr>
      <w:spacing w:after="100"/>
    </w:pPr>
  </w:style>
  <w:style w:type="paragraph" w:styleId="TOC2">
    <w:name w:val="toc 2"/>
    <w:basedOn w:val="Normal"/>
    <w:next w:val="Normal"/>
    <w:autoRedefine/>
    <w:uiPriority w:val="39"/>
    <w:unhideWhenUsed/>
    <w:rsid w:val="00313CE0"/>
    <w:pPr>
      <w:spacing w:after="100"/>
      <w:ind w:left="220"/>
    </w:pPr>
  </w:style>
  <w:style w:type="character" w:styleId="Hyperlink">
    <w:name w:val="Hyperlink"/>
    <w:basedOn w:val="DefaultParagraphFont"/>
    <w:uiPriority w:val="99"/>
    <w:unhideWhenUsed/>
    <w:rsid w:val="00313CE0"/>
    <w:rPr>
      <w:color w:val="0000FF" w:themeColor="hyperlink"/>
      <w:u w:val="single"/>
    </w:rPr>
  </w:style>
  <w:style w:type="paragraph" w:styleId="BalloonText">
    <w:name w:val="Balloon Text"/>
    <w:basedOn w:val="Normal"/>
    <w:link w:val="BalloonTextChar"/>
    <w:uiPriority w:val="99"/>
    <w:semiHidden/>
    <w:unhideWhenUsed/>
    <w:rsid w:val="00313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CE0"/>
    <w:rPr>
      <w:rFonts w:ascii="Tahoma" w:hAnsi="Tahoma" w:cs="Tahoma"/>
      <w:sz w:val="16"/>
      <w:szCs w:val="16"/>
    </w:rPr>
  </w:style>
  <w:style w:type="paragraph" w:styleId="NormalWeb">
    <w:name w:val="Normal (Web)"/>
    <w:basedOn w:val="Normal"/>
    <w:uiPriority w:val="99"/>
    <w:unhideWhenUsed/>
    <w:rsid w:val="00313CE0"/>
    <w:pPr>
      <w:spacing w:before="240" w:after="24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479B6"/>
    <w:rPr>
      <w:caps/>
      <w:color w:val="243F60" w:themeColor="accent1" w:themeShade="7F"/>
      <w:spacing w:val="15"/>
    </w:rPr>
  </w:style>
  <w:style w:type="paragraph" w:styleId="TOC3">
    <w:name w:val="toc 3"/>
    <w:basedOn w:val="Normal"/>
    <w:next w:val="Normal"/>
    <w:autoRedefine/>
    <w:uiPriority w:val="39"/>
    <w:unhideWhenUsed/>
    <w:rsid w:val="00613B96"/>
    <w:pPr>
      <w:tabs>
        <w:tab w:val="right" w:leader="dot" w:pos="9350"/>
      </w:tabs>
      <w:spacing w:after="100"/>
      <w:ind w:left="720"/>
    </w:pPr>
  </w:style>
  <w:style w:type="character" w:styleId="Strong">
    <w:name w:val="Strong"/>
    <w:uiPriority w:val="22"/>
    <w:qFormat/>
    <w:rsid w:val="008479B6"/>
    <w:rPr>
      <w:b/>
      <w:bCs/>
    </w:rPr>
  </w:style>
  <w:style w:type="paragraph" w:styleId="ListParagraph">
    <w:name w:val="List Paragraph"/>
    <w:basedOn w:val="Normal"/>
    <w:uiPriority w:val="34"/>
    <w:qFormat/>
    <w:rsid w:val="008479B6"/>
    <w:pPr>
      <w:ind w:left="720"/>
      <w:contextualSpacing/>
    </w:pPr>
  </w:style>
  <w:style w:type="character" w:customStyle="1" w:styleId="Heading4Char">
    <w:name w:val="Heading 4 Char"/>
    <w:basedOn w:val="DefaultParagraphFont"/>
    <w:link w:val="Heading4"/>
    <w:uiPriority w:val="9"/>
    <w:rsid w:val="008479B6"/>
    <w:rPr>
      <w:caps/>
      <w:color w:val="365F91" w:themeColor="accent1" w:themeShade="BF"/>
      <w:spacing w:val="10"/>
    </w:rPr>
  </w:style>
  <w:style w:type="character" w:customStyle="1" w:styleId="Heading5Char">
    <w:name w:val="Heading 5 Char"/>
    <w:basedOn w:val="DefaultParagraphFont"/>
    <w:link w:val="Heading5"/>
    <w:uiPriority w:val="9"/>
    <w:rsid w:val="008479B6"/>
    <w:rPr>
      <w:caps/>
      <w:color w:val="365F91" w:themeColor="accent1" w:themeShade="BF"/>
      <w:spacing w:val="10"/>
    </w:rPr>
  </w:style>
  <w:style w:type="character" w:customStyle="1" w:styleId="Heading6Char">
    <w:name w:val="Heading 6 Char"/>
    <w:basedOn w:val="DefaultParagraphFont"/>
    <w:link w:val="Heading6"/>
    <w:uiPriority w:val="9"/>
    <w:rsid w:val="008479B6"/>
    <w:rPr>
      <w:caps/>
      <w:color w:val="365F91" w:themeColor="accent1" w:themeShade="BF"/>
      <w:spacing w:val="10"/>
    </w:rPr>
  </w:style>
  <w:style w:type="character" w:customStyle="1" w:styleId="Heading7Char">
    <w:name w:val="Heading 7 Char"/>
    <w:basedOn w:val="DefaultParagraphFont"/>
    <w:link w:val="Heading7"/>
    <w:uiPriority w:val="9"/>
    <w:rsid w:val="008479B6"/>
    <w:rPr>
      <w:caps/>
      <w:color w:val="365F91" w:themeColor="accent1" w:themeShade="BF"/>
      <w:spacing w:val="10"/>
    </w:rPr>
  </w:style>
  <w:style w:type="character" w:customStyle="1" w:styleId="Heading8Char">
    <w:name w:val="Heading 8 Char"/>
    <w:basedOn w:val="DefaultParagraphFont"/>
    <w:link w:val="Heading8"/>
    <w:uiPriority w:val="9"/>
    <w:rsid w:val="008479B6"/>
    <w:rPr>
      <w:caps/>
      <w:spacing w:val="10"/>
      <w:sz w:val="18"/>
      <w:szCs w:val="18"/>
    </w:rPr>
  </w:style>
  <w:style w:type="character" w:customStyle="1" w:styleId="Heading9Char">
    <w:name w:val="Heading 9 Char"/>
    <w:basedOn w:val="DefaultParagraphFont"/>
    <w:link w:val="Heading9"/>
    <w:uiPriority w:val="9"/>
    <w:semiHidden/>
    <w:rsid w:val="008479B6"/>
    <w:rPr>
      <w:i/>
      <w:caps/>
      <w:spacing w:val="10"/>
      <w:sz w:val="18"/>
      <w:szCs w:val="18"/>
    </w:rPr>
  </w:style>
  <w:style w:type="paragraph" w:styleId="Caption">
    <w:name w:val="caption"/>
    <w:basedOn w:val="Normal"/>
    <w:next w:val="Normal"/>
    <w:uiPriority w:val="35"/>
    <w:semiHidden/>
    <w:unhideWhenUsed/>
    <w:qFormat/>
    <w:rsid w:val="008479B6"/>
    <w:rPr>
      <w:b/>
      <w:bCs/>
      <w:color w:val="365F91" w:themeColor="accent1" w:themeShade="BF"/>
      <w:sz w:val="16"/>
      <w:szCs w:val="16"/>
    </w:rPr>
  </w:style>
  <w:style w:type="paragraph" w:styleId="Title">
    <w:name w:val="Title"/>
    <w:basedOn w:val="Normal"/>
    <w:next w:val="Normal"/>
    <w:link w:val="TitleChar"/>
    <w:uiPriority w:val="10"/>
    <w:qFormat/>
    <w:rsid w:val="008479B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79B6"/>
    <w:rPr>
      <w:caps/>
      <w:color w:val="4F81BD" w:themeColor="accent1"/>
      <w:spacing w:val="10"/>
      <w:kern w:val="28"/>
      <w:sz w:val="52"/>
      <w:szCs w:val="52"/>
    </w:rPr>
  </w:style>
  <w:style w:type="paragraph" w:styleId="Subtitle">
    <w:name w:val="Subtitle"/>
    <w:basedOn w:val="Normal"/>
    <w:next w:val="Normal"/>
    <w:link w:val="SubtitleChar"/>
    <w:uiPriority w:val="11"/>
    <w:qFormat/>
    <w:rsid w:val="008479B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79B6"/>
    <w:rPr>
      <w:caps/>
      <w:color w:val="595959" w:themeColor="text1" w:themeTint="A6"/>
      <w:spacing w:val="10"/>
      <w:sz w:val="24"/>
      <w:szCs w:val="24"/>
    </w:rPr>
  </w:style>
  <w:style w:type="character" w:styleId="Emphasis">
    <w:name w:val="Emphasis"/>
    <w:uiPriority w:val="20"/>
    <w:qFormat/>
    <w:rsid w:val="008479B6"/>
    <w:rPr>
      <w:caps/>
      <w:color w:val="243F60" w:themeColor="accent1" w:themeShade="7F"/>
      <w:spacing w:val="5"/>
    </w:rPr>
  </w:style>
  <w:style w:type="paragraph" w:styleId="NoSpacing">
    <w:name w:val="No Spacing"/>
    <w:basedOn w:val="Normal"/>
    <w:link w:val="NoSpacingChar"/>
    <w:uiPriority w:val="1"/>
    <w:qFormat/>
    <w:rsid w:val="008479B6"/>
    <w:pPr>
      <w:spacing w:before="0" w:after="0" w:line="240" w:lineRule="auto"/>
    </w:pPr>
  </w:style>
  <w:style w:type="paragraph" w:styleId="Quote">
    <w:name w:val="Quote"/>
    <w:basedOn w:val="Normal"/>
    <w:next w:val="Normal"/>
    <w:link w:val="QuoteChar"/>
    <w:uiPriority w:val="29"/>
    <w:qFormat/>
    <w:rsid w:val="008479B6"/>
    <w:rPr>
      <w:i/>
      <w:iCs/>
    </w:rPr>
  </w:style>
  <w:style w:type="character" w:customStyle="1" w:styleId="QuoteChar">
    <w:name w:val="Quote Char"/>
    <w:basedOn w:val="DefaultParagraphFont"/>
    <w:link w:val="Quote"/>
    <w:uiPriority w:val="29"/>
    <w:rsid w:val="008479B6"/>
    <w:rPr>
      <w:i/>
      <w:iCs/>
      <w:sz w:val="20"/>
      <w:szCs w:val="20"/>
    </w:rPr>
  </w:style>
  <w:style w:type="paragraph" w:styleId="IntenseQuote">
    <w:name w:val="Intense Quote"/>
    <w:basedOn w:val="Normal"/>
    <w:next w:val="Normal"/>
    <w:link w:val="IntenseQuoteChar"/>
    <w:uiPriority w:val="30"/>
    <w:qFormat/>
    <w:rsid w:val="008479B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79B6"/>
    <w:rPr>
      <w:i/>
      <w:iCs/>
      <w:color w:val="4F81BD" w:themeColor="accent1"/>
      <w:sz w:val="20"/>
      <w:szCs w:val="20"/>
    </w:rPr>
  </w:style>
  <w:style w:type="character" w:styleId="SubtleEmphasis">
    <w:name w:val="Subtle Emphasis"/>
    <w:uiPriority w:val="19"/>
    <w:qFormat/>
    <w:rsid w:val="008479B6"/>
    <w:rPr>
      <w:i/>
      <w:iCs/>
      <w:color w:val="243F60" w:themeColor="accent1" w:themeShade="7F"/>
    </w:rPr>
  </w:style>
  <w:style w:type="character" w:styleId="IntenseEmphasis">
    <w:name w:val="Intense Emphasis"/>
    <w:uiPriority w:val="21"/>
    <w:qFormat/>
    <w:rsid w:val="008479B6"/>
    <w:rPr>
      <w:b/>
      <w:bCs/>
      <w:caps/>
      <w:color w:val="243F60" w:themeColor="accent1" w:themeShade="7F"/>
      <w:spacing w:val="10"/>
    </w:rPr>
  </w:style>
  <w:style w:type="character" w:styleId="SubtleReference">
    <w:name w:val="Subtle Reference"/>
    <w:uiPriority w:val="31"/>
    <w:qFormat/>
    <w:rsid w:val="008479B6"/>
    <w:rPr>
      <w:b/>
      <w:bCs/>
      <w:color w:val="4F81BD" w:themeColor="accent1"/>
    </w:rPr>
  </w:style>
  <w:style w:type="character" w:styleId="IntenseReference">
    <w:name w:val="Intense Reference"/>
    <w:uiPriority w:val="32"/>
    <w:qFormat/>
    <w:rsid w:val="008479B6"/>
    <w:rPr>
      <w:b/>
      <w:bCs/>
      <w:i/>
      <w:iCs/>
      <w:caps/>
      <w:color w:val="4F81BD" w:themeColor="accent1"/>
    </w:rPr>
  </w:style>
  <w:style w:type="character" w:styleId="BookTitle">
    <w:name w:val="Book Title"/>
    <w:uiPriority w:val="33"/>
    <w:qFormat/>
    <w:rsid w:val="008479B6"/>
    <w:rPr>
      <w:b/>
      <w:bCs/>
      <w:i/>
      <w:iCs/>
      <w:spacing w:val="9"/>
    </w:rPr>
  </w:style>
  <w:style w:type="character" w:customStyle="1" w:styleId="NoSpacingChar">
    <w:name w:val="No Spacing Char"/>
    <w:basedOn w:val="DefaultParagraphFont"/>
    <w:link w:val="NoSpacing"/>
    <w:uiPriority w:val="1"/>
    <w:rsid w:val="008479B6"/>
    <w:rPr>
      <w:sz w:val="20"/>
      <w:szCs w:val="20"/>
    </w:rPr>
  </w:style>
  <w:style w:type="character" w:styleId="CommentReference">
    <w:name w:val="annotation reference"/>
    <w:basedOn w:val="DefaultParagraphFont"/>
    <w:uiPriority w:val="99"/>
    <w:semiHidden/>
    <w:unhideWhenUsed/>
    <w:rsid w:val="00A90E85"/>
    <w:rPr>
      <w:sz w:val="16"/>
      <w:szCs w:val="16"/>
    </w:rPr>
  </w:style>
  <w:style w:type="paragraph" w:styleId="CommentText">
    <w:name w:val="annotation text"/>
    <w:basedOn w:val="Normal"/>
    <w:link w:val="CommentTextChar"/>
    <w:uiPriority w:val="99"/>
    <w:semiHidden/>
    <w:unhideWhenUsed/>
    <w:rsid w:val="00A90E85"/>
    <w:pPr>
      <w:spacing w:line="240" w:lineRule="auto"/>
    </w:pPr>
  </w:style>
  <w:style w:type="character" w:customStyle="1" w:styleId="CommentTextChar">
    <w:name w:val="Comment Text Char"/>
    <w:basedOn w:val="DefaultParagraphFont"/>
    <w:link w:val="CommentText"/>
    <w:uiPriority w:val="99"/>
    <w:semiHidden/>
    <w:rsid w:val="00A90E85"/>
    <w:rPr>
      <w:sz w:val="20"/>
      <w:szCs w:val="20"/>
    </w:rPr>
  </w:style>
  <w:style w:type="paragraph" w:styleId="CommentSubject">
    <w:name w:val="annotation subject"/>
    <w:basedOn w:val="CommentText"/>
    <w:next w:val="CommentText"/>
    <w:link w:val="CommentSubjectChar"/>
    <w:uiPriority w:val="99"/>
    <w:semiHidden/>
    <w:unhideWhenUsed/>
    <w:rsid w:val="00A90E85"/>
    <w:rPr>
      <w:b/>
      <w:bCs/>
    </w:rPr>
  </w:style>
  <w:style w:type="character" w:customStyle="1" w:styleId="CommentSubjectChar">
    <w:name w:val="Comment Subject Char"/>
    <w:basedOn w:val="CommentTextChar"/>
    <w:link w:val="CommentSubject"/>
    <w:uiPriority w:val="99"/>
    <w:semiHidden/>
    <w:rsid w:val="00A90E85"/>
    <w:rPr>
      <w:b/>
      <w:bCs/>
      <w:sz w:val="20"/>
      <w:szCs w:val="20"/>
    </w:rPr>
  </w:style>
  <w:style w:type="paragraph" w:styleId="Header">
    <w:name w:val="header"/>
    <w:basedOn w:val="Normal"/>
    <w:link w:val="HeaderChar"/>
    <w:uiPriority w:val="99"/>
    <w:unhideWhenUsed/>
    <w:rsid w:val="00773E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73E7D"/>
    <w:rPr>
      <w:sz w:val="20"/>
      <w:szCs w:val="20"/>
    </w:rPr>
  </w:style>
  <w:style w:type="paragraph" w:styleId="Footer">
    <w:name w:val="footer"/>
    <w:basedOn w:val="Normal"/>
    <w:link w:val="FooterChar"/>
    <w:uiPriority w:val="99"/>
    <w:unhideWhenUsed/>
    <w:rsid w:val="00773E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73E7D"/>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9B6"/>
    <w:rPr>
      <w:sz w:val="20"/>
      <w:szCs w:val="20"/>
    </w:rPr>
  </w:style>
  <w:style w:type="paragraph" w:styleId="Heading1">
    <w:name w:val="heading 1"/>
    <w:basedOn w:val="Normal"/>
    <w:next w:val="Normal"/>
    <w:link w:val="Heading1Char"/>
    <w:uiPriority w:val="9"/>
    <w:qFormat/>
    <w:rsid w:val="008479B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79B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79B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79B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79B6"/>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79B6"/>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8479B6"/>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8479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79B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B6"/>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79B6"/>
    <w:rPr>
      <w:caps/>
      <w:spacing w:val="15"/>
      <w:shd w:val="clear" w:color="auto" w:fill="DBE5F1" w:themeFill="accent1" w:themeFillTint="33"/>
    </w:rPr>
  </w:style>
  <w:style w:type="paragraph" w:styleId="TOCHeading">
    <w:name w:val="TOC Heading"/>
    <w:basedOn w:val="Heading1"/>
    <w:next w:val="Normal"/>
    <w:uiPriority w:val="39"/>
    <w:semiHidden/>
    <w:unhideWhenUsed/>
    <w:qFormat/>
    <w:rsid w:val="008479B6"/>
    <w:pPr>
      <w:outlineLvl w:val="9"/>
    </w:pPr>
    <w:rPr>
      <w:lang w:bidi="en-US"/>
    </w:rPr>
  </w:style>
  <w:style w:type="paragraph" w:styleId="TOC1">
    <w:name w:val="toc 1"/>
    <w:basedOn w:val="Normal"/>
    <w:next w:val="Normal"/>
    <w:autoRedefine/>
    <w:uiPriority w:val="39"/>
    <w:unhideWhenUsed/>
    <w:rsid w:val="00313CE0"/>
    <w:pPr>
      <w:spacing w:after="100"/>
    </w:pPr>
  </w:style>
  <w:style w:type="paragraph" w:styleId="TOC2">
    <w:name w:val="toc 2"/>
    <w:basedOn w:val="Normal"/>
    <w:next w:val="Normal"/>
    <w:autoRedefine/>
    <w:uiPriority w:val="39"/>
    <w:unhideWhenUsed/>
    <w:rsid w:val="00313CE0"/>
    <w:pPr>
      <w:spacing w:after="100"/>
      <w:ind w:left="220"/>
    </w:pPr>
  </w:style>
  <w:style w:type="character" w:styleId="Hyperlink">
    <w:name w:val="Hyperlink"/>
    <w:basedOn w:val="DefaultParagraphFont"/>
    <w:uiPriority w:val="99"/>
    <w:unhideWhenUsed/>
    <w:rsid w:val="00313CE0"/>
    <w:rPr>
      <w:color w:val="0000FF" w:themeColor="hyperlink"/>
      <w:u w:val="single"/>
    </w:rPr>
  </w:style>
  <w:style w:type="paragraph" w:styleId="BalloonText">
    <w:name w:val="Balloon Text"/>
    <w:basedOn w:val="Normal"/>
    <w:link w:val="BalloonTextChar"/>
    <w:uiPriority w:val="99"/>
    <w:semiHidden/>
    <w:unhideWhenUsed/>
    <w:rsid w:val="00313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CE0"/>
    <w:rPr>
      <w:rFonts w:ascii="Tahoma" w:hAnsi="Tahoma" w:cs="Tahoma"/>
      <w:sz w:val="16"/>
      <w:szCs w:val="16"/>
    </w:rPr>
  </w:style>
  <w:style w:type="paragraph" w:styleId="NormalWeb">
    <w:name w:val="Normal (Web)"/>
    <w:basedOn w:val="Normal"/>
    <w:uiPriority w:val="99"/>
    <w:unhideWhenUsed/>
    <w:rsid w:val="00313CE0"/>
    <w:pPr>
      <w:spacing w:before="240" w:after="24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479B6"/>
    <w:rPr>
      <w:caps/>
      <w:color w:val="243F60" w:themeColor="accent1" w:themeShade="7F"/>
      <w:spacing w:val="15"/>
    </w:rPr>
  </w:style>
  <w:style w:type="paragraph" w:styleId="TOC3">
    <w:name w:val="toc 3"/>
    <w:basedOn w:val="Normal"/>
    <w:next w:val="Normal"/>
    <w:autoRedefine/>
    <w:uiPriority w:val="39"/>
    <w:unhideWhenUsed/>
    <w:rsid w:val="00613B96"/>
    <w:pPr>
      <w:tabs>
        <w:tab w:val="right" w:leader="dot" w:pos="9350"/>
      </w:tabs>
      <w:spacing w:after="100"/>
      <w:ind w:left="720"/>
    </w:pPr>
  </w:style>
  <w:style w:type="character" w:styleId="Strong">
    <w:name w:val="Strong"/>
    <w:uiPriority w:val="22"/>
    <w:qFormat/>
    <w:rsid w:val="008479B6"/>
    <w:rPr>
      <w:b/>
      <w:bCs/>
    </w:rPr>
  </w:style>
  <w:style w:type="paragraph" w:styleId="ListParagraph">
    <w:name w:val="List Paragraph"/>
    <w:basedOn w:val="Normal"/>
    <w:uiPriority w:val="34"/>
    <w:qFormat/>
    <w:rsid w:val="008479B6"/>
    <w:pPr>
      <w:ind w:left="720"/>
      <w:contextualSpacing/>
    </w:pPr>
  </w:style>
  <w:style w:type="character" w:customStyle="1" w:styleId="Heading4Char">
    <w:name w:val="Heading 4 Char"/>
    <w:basedOn w:val="DefaultParagraphFont"/>
    <w:link w:val="Heading4"/>
    <w:uiPriority w:val="9"/>
    <w:rsid w:val="008479B6"/>
    <w:rPr>
      <w:caps/>
      <w:color w:val="365F91" w:themeColor="accent1" w:themeShade="BF"/>
      <w:spacing w:val="10"/>
    </w:rPr>
  </w:style>
  <w:style w:type="character" w:customStyle="1" w:styleId="Heading5Char">
    <w:name w:val="Heading 5 Char"/>
    <w:basedOn w:val="DefaultParagraphFont"/>
    <w:link w:val="Heading5"/>
    <w:uiPriority w:val="9"/>
    <w:rsid w:val="008479B6"/>
    <w:rPr>
      <w:caps/>
      <w:color w:val="365F91" w:themeColor="accent1" w:themeShade="BF"/>
      <w:spacing w:val="10"/>
    </w:rPr>
  </w:style>
  <w:style w:type="character" w:customStyle="1" w:styleId="Heading6Char">
    <w:name w:val="Heading 6 Char"/>
    <w:basedOn w:val="DefaultParagraphFont"/>
    <w:link w:val="Heading6"/>
    <w:uiPriority w:val="9"/>
    <w:rsid w:val="008479B6"/>
    <w:rPr>
      <w:caps/>
      <w:color w:val="365F91" w:themeColor="accent1" w:themeShade="BF"/>
      <w:spacing w:val="10"/>
    </w:rPr>
  </w:style>
  <w:style w:type="character" w:customStyle="1" w:styleId="Heading7Char">
    <w:name w:val="Heading 7 Char"/>
    <w:basedOn w:val="DefaultParagraphFont"/>
    <w:link w:val="Heading7"/>
    <w:uiPriority w:val="9"/>
    <w:rsid w:val="008479B6"/>
    <w:rPr>
      <w:caps/>
      <w:color w:val="365F91" w:themeColor="accent1" w:themeShade="BF"/>
      <w:spacing w:val="10"/>
    </w:rPr>
  </w:style>
  <w:style w:type="character" w:customStyle="1" w:styleId="Heading8Char">
    <w:name w:val="Heading 8 Char"/>
    <w:basedOn w:val="DefaultParagraphFont"/>
    <w:link w:val="Heading8"/>
    <w:uiPriority w:val="9"/>
    <w:rsid w:val="008479B6"/>
    <w:rPr>
      <w:caps/>
      <w:spacing w:val="10"/>
      <w:sz w:val="18"/>
      <w:szCs w:val="18"/>
    </w:rPr>
  </w:style>
  <w:style w:type="character" w:customStyle="1" w:styleId="Heading9Char">
    <w:name w:val="Heading 9 Char"/>
    <w:basedOn w:val="DefaultParagraphFont"/>
    <w:link w:val="Heading9"/>
    <w:uiPriority w:val="9"/>
    <w:semiHidden/>
    <w:rsid w:val="008479B6"/>
    <w:rPr>
      <w:i/>
      <w:caps/>
      <w:spacing w:val="10"/>
      <w:sz w:val="18"/>
      <w:szCs w:val="18"/>
    </w:rPr>
  </w:style>
  <w:style w:type="paragraph" w:styleId="Caption">
    <w:name w:val="caption"/>
    <w:basedOn w:val="Normal"/>
    <w:next w:val="Normal"/>
    <w:uiPriority w:val="35"/>
    <w:semiHidden/>
    <w:unhideWhenUsed/>
    <w:qFormat/>
    <w:rsid w:val="008479B6"/>
    <w:rPr>
      <w:b/>
      <w:bCs/>
      <w:color w:val="365F91" w:themeColor="accent1" w:themeShade="BF"/>
      <w:sz w:val="16"/>
      <w:szCs w:val="16"/>
    </w:rPr>
  </w:style>
  <w:style w:type="paragraph" w:styleId="Title">
    <w:name w:val="Title"/>
    <w:basedOn w:val="Normal"/>
    <w:next w:val="Normal"/>
    <w:link w:val="TitleChar"/>
    <w:uiPriority w:val="10"/>
    <w:qFormat/>
    <w:rsid w:val="008479B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79B6"/>
    <w:rPr>
      <w:caps/>
      <w:color w:val="4F81BD" w:themeColor="accent1"/>
      <w:spacing w:val="10"/>
      <w:kern w:val="28"/>
      <w:sz w:val="52"/>
      <w:szCs w:val="52"/>
    </w:rPr>
  </w:style>
  <w:style w:type="paragraph" w:styleId="Subtitle">
    <w:name w:val="Subtitle"/>
    <w:basedOn w:val="Normal"/>
    <w:next w:val="Normal"/>
    <w:link w:val="SubtitleChar"/>
    <w:uiPriority w:val="11"/>
    <w:qFormat/>
    <w:rsid w:val="008479B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79B6"/>
    <w:rPr>
      <w:caps/>
      <w:color w:val="595959" w:themeColor="text1" w:themeTint="A6"/>
      <w:spacing w:val="10"/>
      <w:sz w:val="24"/>
      <w:szCs w:val="24"/>
    </w:rPr>
  </w:style>
  <w:style w:type="character" w:styleId="Emphasis">
    <w:name w:val="Emphasis"/>
    <w:uiPriority w:val="20"/>
    <w:qFormat/>
    <w:rsid w:val="008479B6"/>
    <w:rPr>
      <w:caps/>
      <w:color w:val="243F60" w:themeColor="accent1" w:themeShade="7F"/>
      <w:spacing w:val="5"/>
    </w:rPr>
  </w:style>
  <w:style w:type="paragraph" w:styleId="NoSpacing">
    <w:name w:val="No Spacing"/>
    <w:basedOn w:val="Normal"/>
    <w:link w:val="NoSpacingChar"/>
    <w:uiPriority w:val="1"/>
    <w:qFormat/>
    <w:rsid w:val="008479B6"/>
    <w:pPr>
      <w:spacing w:before="0" w:after="0" w:line="240" w:lineRule="auto"/>
    </w:pPr>
  </w:style>
  <w:style w:type="paragraph" w:styleId="Quote">
    <w:name w:val="Quote"/>
    <w:basedOn w:val="Normal"/>
    <w:next w:val="Normal"/>
    <w:link w:val="QuoteChar"/>
    <w:uiPriority w:val="29"/>
    <w:qFormat/>
    <w:rsid w:val="008479B6"/>
    <w:rPr>
      <w:i/>
      <w:iCs/>
    </w:rPr>
  </w:style>
  <w:style w:type="character" w:customStyle="1" w:styleId="QuoteChar">
    <w:name w:val="Quote Char"/>
    <w:basedOn w:val="DefaultParagraphFont"/>
    <w:link w:val="Quote"/>
    <w:uiPriority w:val="29"/>
    <w:rsid w:val="008479B6"/>
    <w:rPr>
      <w:i/>
      <w:iCs/>
      <w:sz w:val="20"/>
      <w:szCs w:val="20"/>
    </w:rPr>
  </w:style>
  <w:style w:type="paragraph" w:styleId="IntenseQuote">
    <w:name w:val="Intense Quote"/>
    <w:basedOn w:val="Normal"/>
    <w:next w:val="Normal"/>
    <w:link w:val="IntenseQuoteChar"/>
    <w:uiPriority w:val="30"/>
    <w:qFormat/>
    <w:rsid w:val="008479B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79B6"/>
    <w:rPr>
      <w:i/>
      <w:iCs/>
      <w:color w:val="4F81BD" w:themeColor="accent1"/>
      <w:sz w:val="20"/>
      <w:szCs w:val="20"/>
    </w:rPr>
  </w:style>
  <w:style w:type="character" w:styleId="SubtleEmphasis">
    <w:name w:val="Subtle Emphasis"/>
    <w:uiPriority w:val="19"/>
    <w:qFormat/>
    <w:rsid w:val="008479B6"/>
    <w:rPr>
      <w:i/>
      <w:iCs/>
      <w:color w:val="243F60" w:themeColor="accent1" w:themeShade="7F"/>
    </w:rPr>
  </w:style>
  <w:style w:type="character" w:styleId="IntenseEmphasis">
    <w:name w:val="Intense Emphasis"/>
    <w:uiPriority w:val="21"/>
    <w:qFormat/>
    <w:rsid w:val="008479B6"/>
    <w:rPr>
      <w:b/>
      <w:bCs/>
      <w:caps/>
      <w:color w:val="243F60" w:themeColor="accent1" w:themeShade="7F"/>
      <w:spacing w:val="10"/>
    </w:rPr>
  </w:style>
  <w:style w:type="character" w:styleId="SubtleReference">
    <w:name w:val="Subtle Reference"/>
    <w:uiPriority w:val="31"/>
    <w:qFormat/>
    <w:rsid w:val="008479B6"/>
    <w:rPr>
      <w:b/>
      <w:bCs/>
      <w:color w:val="4F81BD" w:themeColor="accent1"/>
    </w:rPr>
  </w:style>
  <w:style w:type="character" w:styleId="IntenseReference">
    <w:name w:val="Intense Reference"/>
    <w:uiPriority w:val="32"/>
    <w:qFormat/>
    <w:rsid w:val="008479B6"/>
    <w:rPr>
      <w:b/>
      <w:bCs/>
      <w:i/>
      <w:iCs/>
      <w:caps/>
      <w:color w:val="4F81BD" w:themeColor="accent1"/>
    </w:rPr>
  </w:style>
  <w:style w:type="character" w:styleId="BookTitle">
    <w:name w:val="Book Title"/>
    <w:uiPriority w:val="33"/>
    <w:qFormat/>
    <w:rsid w:val="008479B6"/>
    <w:rPr>
      <w:b/>
      <w:bCs/>
      <w:i/>
      <w:iCs/>
      <w:spacing w:val="9"/>
    </w:rPr>
  </w:style>
  <w:style w:type="character" w:customStyle="1" w:styleId="NoSpacingChar">
    <w:name w:val="No Spacing Char"/>
    <w:basedOn w:val="DefaultParagraphFont"/>
    <w:link w:val="NoSpacing"/>
    <w:uiPriority w:val="1"/>
    <w:rsid w:val="008479B6"/>
    <w:rPr>
      <w:sz w:val="20"/>
      <w:szCs w:val="20"/>
    </w:rPr>
  </w:style>
  <w:style w:type="character" w:styleId="CommentReference">
    <w:name w:val="annotation reference"/>
    <w:basedOn w:val="DefaultParagraphFont"/>
    <w:uiPriority w:val="99"/>
    <w:semiHidden/>
    <w:unhideWhenUsed/>
    <w:rsid w:val="00A90E85"/>
    <w:rPr>
      <w:sz w:val="16"/>
      <w:szCs w:val="16"/>
    </w:rPr>
  </w:style>
  <w:style w:type="paragraph" w:styleId="CommentText">
    <w:name w:val="annotation text"/>
    <w:basedOn w:val="Normal"/>
    <w:link w:val="CommentTextChar"/>
    <w:uiPriority w:val="99"/>
    <w:semiHidden/>
    <w:unhideWhenUsed/>
    <w:rsid w:val="00A90E85"/>
    <w:pPr>
      <w:spacing w:line="240" w:lineRule="auto"/>
    </w:pPr>
  </w:style>
  <w:style w:type="character" w:customStyle="1" w:styleId="CommentTextChar">
    <w:name w:val="Comment Text Char"/>
    <w:basedOn w:val="DefaultParagraphFont"/>
    <w:link w:val="CommentText"/>
    <w:uiPriority w:val="99"/>
    <w:semiHidden/>
    <w:rsid w:val="00A90E85"/>
    <w:rPr>
      <w:sz w:val="20"/>
      <w:szCs w:val="20"/>
    </w:rPr>
  </w:style>
  <w:style w:type="paragraph" w:styleId="CommentSubject">
    <w:name w:val="annotation subject"/>
    <w:basedOn w:val="CommentText"/>
    <w:next w:val="CommentText"/>
    <w:link w:val="CommentSubjectChar"/>
    <w:uiPriority w:val="99"/>
    <w:semiHidden/>
    <w:unhideWhenUsed/>
    <w:rsid w:val="00A90E85"/>
    <w:rPr>
      <w:b/>
      <w:bCs/>
    </w:rPr>
  </w:style>
  <w:style w:type="character" w:customStyle="1" w:styleId="CommentSubjectChar">
    <w:name w:val="Comment Subject Char"/>
    <w:basedOn w:val="CommentTextChar"/>
    <w:link w:val="CommentSubject"/>
    <w:uiPriority w:val="99"/>
    <w:semiHidden/>
    <w:rsid w:val="00A90E85"/>
    <w:rPr>
      <w:b/>
      <w:bCs/>
      <w:sz w:val="20"/>
      <w:szCs w:val="20"/>
    </w:rPr>
  </w:style>
  <w:style w:type="paragraph" w:styleId="Header">
    <w:name w:val="header"/>
    <w:basedOn w:val="Normal"/>
    <w:link w:val="HeaderChar"/>
    <w:uiPriority w:val="99"/>
    <w:unhideWhenUsed/>
    <w:rsid w:val="00773E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73E7D"/>
    <w:rPr>
      <w:sz w:val="20"/>
      <w:szCs w:val="20"/>
    </w:rPr>
  </w:style>
  <w:style w:type="paragraph" w:styleId="Footer">
    <w:name w:val="footer"/>
    <w:basedOn w:val="Normal"/>
    <w:link w:val="FooterChar"/>
    <w:uiPriority w:val="99"/>
    <w:unhideWhenUsed/>
    <w:rsid w:val="00773E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73E7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117070">
      <w:bodyDiv w:val="1"/>
      <w:marLeft w:val="0"/>
      <w:marRight w:val="0"/>
      <w:marTop w:val="0"/>
      <w:marBottom w:val="0"/>
      <w:divBdr>
        <w:top w:val="none" w:sz="0" w:space="0" w:color="auto"/>
        <w:left w:val="none" w:sz="0" w:space="0" w:color="auto"/>
        <w:bottom w:val="none" w:sz="0" w:space="0" w:color="auto"/>
        <w:right w:val="none" w:sz="0" w:space="0" w:color="auto"/>
      </w:divBdr>
      <w:divsChild>
        <w:div w:id="1058481089">
          <w:marLeft w:val="0"/>
          <w:marRight w:val="0"/>
          <w:marTop w:val="0"/>
          <w:marBottom w:val="0"/>
          <w:divBdr>
            <w:top w:val="none" w:sz="0" w:space="0" w:color="auto"/>
            <w:left w:val="none" w:sz="0" w:space="0" w:color="auto"/>
            <w:bottom w:val="none" w:sz="0" w:space="0" w:color="auto"/>
            <w:right w:val="none" w:sz="0" w:space="0" w:color="auto"/>
          </w:divBdr>
          <w:divsChild>
            <w:div w:id="2075882863">
              <w:marLeft w:val="0"/>
              <w:marRight w:val="0"/>
              <w:marTop w:val="0"/>
              <w:marBottom w:val="0"/>
              <w:divBdr>
                <w:top w:val="none" w:sz="0" w:space="0" w:color="auto"/>
                <w:left w:val="none" w:sz="0" w:space="0" w:color="auto"/>
                <w:bottom w:val="none" w:sz="0" w:space="0" w:color="auto"/>
                <w:right w:val="none" w:sz="0" w:space="0" w:color="auto"/>
              </w:divBdr>
              <w:divsChild>
                <w:div w:id="531965130">
                  <w:marLeft w:val="0"/>
                  <w:marRight w:val="0"/>
                  <w:marTop w:val="0"/>
                  <w:marBottom w:val="0"/>
                  <w:divBdr>
                    <w:top w:val="none" w:sz="0" w:space="0" w:color="auto"/>
                    <w:left w:val="none" w:sz="0" w:space="0" w:color="auto"/>
                    <w:bottom w:val="none" w:sz="0" w:space="0" w:color="auto"/>
                    <w:right w:val="none" w:sz="0" w:space="0" w:color="auto"/>
                  </w:divBdr>
                  <w:divsChild>
                    <w:div w:id="113670047">
                      <w:marLeft w:val="0"/>
                      <w:marRight w:val="0"/>
                      <w:marTop w:val="0"/>
                      <w:marBottom w:val="0"/>
                      <w:divBdr>
                        <w:top w:val="none" w:sz="0" w:space="0" w:color="auto"/>
                        <w:left w:val="none" w:sz="0" w:space="0" w:color="auto"/>
                        <w:bottom w:val="none" w:sz="0" w:space="0" w:color="auto"/>
                        <w:right w:val="none" w:sz="0" w:space="0" w:color="auto"/>
                      </w:divBdr>
                      <w:divsChild>
                        <w:div w:id="211772703">
                          <w:marLeft w:val="0"/>
                          <w:marRight w:val="0"/>
                          <w:marTop w:val="0"/>
                          <w:marBottom w:val="0"/>
                          <w:divBdr>
                            <w:top w:val="none" w:sz="0" w:space="0" w:color="auto"/>
                            <w:left w:val="none" w:sz="0" w:space="0" w:color="auto"/>
                            <w:bottom w:val="none" w:sz="0" w:space="0" w:color="auto"/>
                            <w:right w:val="none" w:sz="0" w:space="0" w:color="auto"/>
                          </w:divBdr>
                          <w:divsChild>
                            <w:div w:id="979920244">
                              <w:marLeft w:val="0"/>
                              <w:marRight w:val="0"/>
                              <w:marTop w:val="0"/>
                              <w:marBottom w:val="0"/>
                              <w:divBdr>
                                <w:top w:val="none" w:sz="0" w:space="0" w:color="auto"/>
                                <w:left w:val="none" w:sz="0" w:space="0" w:color="auto"/>
                                <w:bottom w:val="none" w:sz="0" w:space="0" w:color="auto"/>
                                <w:right w:val="none" w:sz="0" w:space="0" w:color="auto"/>
                              </w:divBdr>
                              <w:divsChild>
                                <w:div w:id="2121602121">
                                  <w:marLeft w:val="240"/>
                                  <w:marRight w:val="240"/>
                                  <w:marTop w:val="0"/>
                                  <w:marBottom w:val="0"/>
                                  <w:divBdr>
                                    <w:top w:val="none" w:sz="0" w:space="0" w:color="auto"/>
                                    <w:left w:val="none" w:sz="0" w:space="0" w:color="auto"/>
                                    <w:bottom w:val="none" w:sz="0" w:space="0" w:color="auto"/>
                                    <w:right w:val="none" w:sz="0" w:space="0" w:color="auto"/>
                                  </w:divBdr>
                                  <w:divsChild>
                                    <w:div w:id="442723352">
                                      <w:marLeft w:val="0"/>
                                      <w:marRight w:val="0"/>
                                      <w:marTop w:val="0"/>
                                      <w:marBottom w:val="0"/>
                                      <w:divBdr>
                                        <w:top w:val="none" w:sz="0" w:space="0" w:color="auto"/>
                                        <w:left w:val="none" w:sz="0" w:space="0" w:color="auto"/>
                                        <w:bottom w:val="none" w:sz="0" w:space="0" w:color="auto"/>
                                        <w:right w:val="none" w:sz="0" w:space="0" w:color="auto"/>
                                      </w:divBdr>
                                      <w:divsChild>
                                        <w:div w:id="19136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336918">
      <w:bodyDiv w:val="1"/>
      <w:marLeft w:val="0"/>
      <w:marRight w:val="0"/>
      <w:marTop w:val="0"/>
      <w:marBottom w:val="0"/>
      <w:divBdr>
        <w:top w:val="none" w:sz="0" w:space="0" w:color="auto"/>
        <w:left w:val="none" w:sz="0" w:space="0" w:color="auto"/>
        <w:bottom w:val="none" w:sz="0" w:space="0" w:color="auto"/>
        <w:right w:val="none" w:sz="0" w:space="0" w:color="auto"/>
      </w:divBdr>
      <w:divsChild>
        <w:div w:id="454254748">
          <w:marLeft w:val="0"/>
          <w:marRight w:val="0"/>
          <w:marTop w:val="0"/>
          <w:marBottom w:val="0"/>
          <w:divBdr>
            <w:top w:val="none" w:sz="0" w:space="0" w:color="auto"/>
            <w:left w:val="none" w:sz="0" w:space="0" w:color="auto"/>
            <w:bottom w:val="none" w:sz="0" w:space="0" w:color="auto"/>
            <w:right w:val="none" w:sz="0" w:space="0" w:color="auto"/>
          </w:divBdr>
          <w:divsChild>
            <w:div w:id="1753625864">
              <w:marLeft w:val="0"/>
              <w:marRight w:val="0"/>
              <w:marTop w:val="0"/>
              <w:marBottom w:val="0"/>
              <w:divBdr>
                <w:top w:val="none" w:sz="0" w:space="0" w:color="auto"/>
                <w:left w:val="none" w:sz="0" w:space="0" w:color="auto"/>
                <w:bottom w:val="none" w:sz="0" w:space="0" w:color="auto"/>
                <w:right w:val="none" w:sz="0" w:space="0" w:color="auto"/>
              </w:divBdr>
              <w:divsChild>
                <w:div w:id="734355492">
                  <w:marLeft w:val="0"/>
                  <w:marRight w:val="0"/>
                  <w:marTop w:val="0"/>
                  <w:marBottom w:val="0"/>
                  <w:divBdr>
                    <w:top w:val="none" w:sz="0" w:space="0" w:color="auto"/>
                    <w:left w:val="none" w:sz="0" w:space="0" w:color="auto"/>
                    <w:bottom w:val="none" w:sz="0" w:space="0" w:color="auto"/>
                    <w:right w:val="none" w:sz="0" w:space="0" w:color="auto"/>
                  </w:divBdr>
                  <w:divsChild>
                    <w:div w:id="253782421">
                      <w:marLeft w:val="0"/>
                      <w:marRight w:val="0"/>
                      <w:marTop w:val="0"/>
                      <w:marBottom w:val="0"/>
                      <w:divBdr>
                        <w:top w:val="none" w:sz="0" w:space="0" w:color="auto"/>
                        <w:left w:val="none" w:sz="0" w:space="0" w:color="auto"/>
                        <w:bottom w:val="none" w:sz="0" w:space="0" w:color="auto"/>
                        <w:right w:val="none" w:sz="0" w:space="0" w:color="auto"/>
                      </w:divBdr>
                      <w:divsChild>
                        <w:div w:id="1376664741">
                          <w:marLeft w:val="0"/>
                          <w:marRight w:val="0"/>
                          <w:marTop w:val="0"/>
                          <w:marBottom w:val="0"/>
                          <w:divBdr>
                            <w:top w:val="none" w:sz="0" w:space="0" w:color="auto"/>
                            <w:left w:val="none" w:sz="0" w:space="0" w:color="auto"/>
                            <w:bottom w:val="none" w:sz="0" w:space="0" w:color="auto"/>
                            <w:right w:val="none" w:sz="0" w:space="0" w:color="auto"/>
                          </w:divBdr>
                          <w:divsChild>
                            <w:div w:id="152722376">
                              <w:marLeft w:val="0"/>
                              <w:marRight w:val="0"/>
                              <w:marTop w:val="0"/>
                              <w:marBottom w:val="0"/>
                              <w:divBdr>
                                <w:top w:val="none" w:sz="0" w:space="0" w:color="auto"/>
                                <w:left w:val="none" w:sz="0" w:space="0" w:color="auto"/>
                                <w:bottom w:val="none" w:sz="0" w:space="0" w:color="auto"/>
                                <w:right w:val="none" w:sz="0" w:space="0" w:color="auto"/>
                              </w:divBdr>
                              <w:divsChild>
                                <w:div w:id="1498762629">
                                  <w:marLeft w:val="240"/>
                                  <w:marRight w:val="240"/>
                                  <w:marTop w:val="0"/>
                                  <w:marBottom w:val="0"/>
                                  <w:divBdr>
                                    <w:top w:val="none" w:sz="0" w:space="0" w:color="auto"/>
                                    <w:left w:val="none" w:sz="0" w:space="0" w:color="auto"/>
                                    <w:bottom w:val="none" w:sz="0" w:space="0" w:color="auto"/>
                                    <w:right w:val="none" w:sz="0" w:space="0" w:color="auto"/>
                                  </w:divBdr>
                                  <w:divsChild>
                                    <w:div w:id="64766029">
                                      <w:marLeft w:val="0"/>
                                      <w:marRight w:val="0"/>
                                      <w:marTop w:val="0"/>
                                      <w:marBottom w:val="0"/>
                                      <w:divBdr>
                                        <w:top w:val="none" w:sz="0" w:space="0" w:color="auto"/>
                                        <w:left w:val="none" w:sz="0" w:space="0" w:color="auto"/>
                                        <w:bottom w:val="none" w:sz="0" w:space="0" w:color="auto"/>
                                        <w:right w:val="none" w:sz="0" w:space="0" w:color="auto"/>
                                      </w:divBdr>
                                      <w:divsChild>
                                        <w:div w:id="1144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956107">
      <w:bodyDiv w:val="1"/>
      <w:marLeft w:val="0"/>
      <w:marRight w:val="0"/>
      <w:marTop w:val="0"/>
      <w:marBottom w:val="0"/>
      <w:divBdr>
        <w:top w:val="none" w:sz="0" w:space="0" w:color="auto"/>
        <w:left w:val="none" w:sz="0" w:space="0" w:color="auto"/>
        <w:bottom w:val="none" w:sz="0" w:space="0" w:color="auto"/>
        <w:right w:val="none" w:sz="0" w:space="0" w:color="auto"/>
      </w:divBdr>
      <w:divsChild>
        <w:div w:id="985622918">
          <w:marLeft w:val="0"/>
          <w:marRight w:val="0"/>
          <w:marTop w:val="0"/>
          <w:marBottom w:val="0"/>
          <w:divBdr>
            <w:top w:val="none" w:sz="0" w:space="0" w:color="auto"/>
            <w:left w:val="none" w:sz="0" w:space="0" w:color="auto"/>
            <w:bottom w:val="none" w:sz="0" w:space="0" w:color="auto"/>
            <w:right w:val="none" w:sz="0" w:space="0" w:color="auto"/>
          </w:divBdr>
          <w:divsChild>
            <w:div w:id="288824900">
              <w:marLeft w:val="0"/>
              <w:marRight w:val="0"/>
              <w:marTop w:val="0"/>
              <w:marBottom w:val="0"/>
              <w:divBdr>
                <w:top w:val="none" w:sz="0" w:space="0" w:color="auto"/>
                <w:left w:val="none" w:sz="0" w:space="0" w:color="auto"/>
                <w:bottom w:val="none" w:sz="0" w:space="0" w:color="auto"/>
                <w:right w:val="none" w:sz="0" w:space="0" w:color="auto"/>
              </w:divBdr>
              <w:divsChild>
                <w:div w:id="1721897769">
                  <w:marLeft w:val="0"/>
                  <w:marRight w:val="0"/>
                  <w:marTop w:val="0"/>
                  <w:marBottom w:val="0"/>
                  <w:divBdr>
                    <w:top w:val="none" w:sz="0" w:space="0" w:color="auto"/>
                    <w:left w:val="none" w:sz="0" w:space="0" w:color="auto"/>
                    <w:bottom w:val="none" w:sz="0" w:space="0" w:color="auto"/>
                    <w:right w:val="none" w:sz="0" w:space="0" w:color="auto"/>
                  </w:divBdr>
                  <w:divsChild>
                    <w:div w:id="1588345697">
                      <w:marLeft w:val="0"/>
                      <w:marRight w:val="0"/>
                      <w:marTop w:val="0"/>
                      <w:marBottom w:val="0"/>
                      <w:divBdr>
                        <w:top w:val="none" w:sz="0" w:space="0" w:color="auto"/>
                        <w:left w:val="none" w:sz="0" w:space="0" w:color="auto"/>
                        <w:bottom w:val="none" w:sz="0" w:space="0" w:color="auto"/>
                        <w:right w:val="none" w:sz="0" w:space="0" w:color="auto"/>
                      </w:divBdr>
                      <w:divsChild>
                        <w:div w:id="822047137">
                          <w:marLeft w:val="0"/>
                          <w:marRight w:val="0"/>
                          <w:marTop w:val="0"/>
                          <w:marBottom w:val="0"/>
                          <w:divBdr>
                            <w:top w:val="none" w:sz="0" w:space="0" w:color="auto"/>
                            <w:left w:val="none" w:sz="0" w:space="0" w:color="auto"/>
                            <w:bottom w:val="none" w:sz="0" w:space="0" w:color="auto"/>
                            <w:right w:val="none" w:sz="0" w:space="0" w:color="auto"/>
                          </w:divBdr>
                          <w:divsChild>
                            <w:div w:id="1125659910">
                              <w:marLeft w:val="0"/>
                              <w:marRight w:val="0"/>
                              <w:marTop w:val="0"/>
                              <w:marBottom w:val="0"/>
                              <w:divBdr>
                                <w:top w:val="none" w:sz="0" w:space="0" w:color="auto"/>
                                <w:left w:val="none" w:sz="0" w:space="0" w:color="auto"/>
                                <w:bottom w:val="none" w:sz="0" w:space="0" w:color="auto"/>
                                <w:right w:val="none" w:sz="0" w:space="0" w:color="auto"/>
                              </w:divBdr>
                              <w:divsChild>
                                <w:div w:id="200828280">
                                  <w:marLeft w:val="240"/>
                                  <w:marRight w:val="240"/>
                                  <w:marTop w:val="0"/>
                                  <w:marBottom w:val="0"/>
                                  <w:divBdr>
                                    <w:top w:val="none" w:sz="0" w:space="0" w:color="auto"/>
                                    <w:left w:val="none" w:sz="0" w:space="0" w:color="auto"/>
                                    <w:bottom w:val="none" w:sz="0" w:space="0" w:color="auto"/>
                                    <w:right w:val="none" w:sz="0" w:space="0" w:color="auto"/>
                                  </w:divBdr>
                                  <w:divsChild>
                                    <w:div w:id="1210074564">
                                      <w:marLeft w:val="0"/>
                                      <w:marRight w:val="0"/>
                                      <w:marTop w:val="0"/>
                                      <w:marBottom w:val="0"/>
                                      <w:divBdr>
                                        <w:top w:val="none" w:sz="0" w:space="0" w:color="auto"/>
                                        <w:left w:val="none" w:sz="0" w:space="0" w:color="auto"/>
                                        <w:bottom w:val="none" w:sz="0" w:space="0" w:color="auto"/>
                                        <w:right w:val="none" w:sz="0" w:space="0" w:color="auto"/>
                                      </w:divBdr>
                                      <w:divsChild>
                                        <w:div w:id="17688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2934091">
      <w:bodyDiv w:val="1"/>
      <w:marLeft w:val="0"/>
      <w:marRight w:val="0"/>
      <w:marTop w:val="0"/>
      <w:marBottom w:val="0"/>
      <w:divBdr>
        <w:top w:val="none" w:sz="0" w:space="0" w:color="auto"/>
        <w:left w:val="none" w:sz="0" w:space="0" w:color="auto"/>
        <w:bottom w:val="none" w:sz="0" w:space="0" w:color="auto"/>
        <w:right w:val="none" w:sz="0" w:space="0" w:color="auto"/>
      </w:divBdr>
      <w:divsChild>
        <w:div w:id="840124551">
          <w:marLeft w:val="0"/>
          <w:marRight w:val="0"/>
          <w:marTop w:val="0"/>
          <w:marBottom w:val="0"/>
          <w:divBdr>
            <w:top w:val="none" w:sz="0" w:space="0" w:color="auto"/>
            <w:left w:val="none" w:sz="0" w:space="0" w:color="auto"/>
            <w:bottom w:val="none" w:sz="0" w:space="0" w:color="auto"/>
            <w:right w:val="none" w:sz="0" w:space="0" w:color="auto"/>
          </w:divBdr>
          <w:divsChild>
            <w:div w:id="1468353346">
              <w:marLeft w:val="0"/>
              <w:marRight w:val="0"/>
              <w:marTop w:val="0"/>
              <w:marBottom w:val="0"/>
              <w:divBdr>
                <w:top w:val="none" w:sz="0" w:space="0" w:color="auto"/>
                <w:left w:val="none" w:sz="0" w:space="0" w:color="auto"/>
                <w:bottom w:val="none" w:sz="0" w:space="0" w:color="auto"/>
                <w:right w:val="none" w:sz="0" w:space="0" w:color="auto"/>
              </w:divBdr>
              <w:divsChild>
                <w:div w:id="1245530">
                  <w:marLeft w:val="0"/>
                  <w:marRight w:val="0"/>
                  <w:marTop w:val="0"/>
                  <w:marBottom w:val="0"/>
                  <w:divBdr>
                    <w:top w:val="none" w:sz="0" w:space="0" w:color="auto"/>
                    <w:left w:val="none" w:sz="0" w:space="0" w:color="auto"/>
                    <w:bottom w:val="none" w:sz="0" w:space="0" w:color="auto"/>
                    <w:right w:val="none" w:sz="0" w:space="0" w:color="auto"/>
                  </w:divBdr>
                  <w:divsChild>
                    <w:div w:id="1923100277">
                      <w:marLeft w:val="0"/>
                      <w:marRight w:val="0"/>
                      <w:marTop w:val="0"/>
                      <w:marBottom w:val="0"/>
                      <w:divBdr>
                        <w:top w:val="none" w:sz="0" w:space="0" w:color="auto"/>
                        <w:left w:val="none" w:sz="0" w:space="0" w:color="auto"/>
                        <w:bottom w:val="none" w:sz="0" w:space="0" w:color="auto"/>
                        <w:right w:val="none" w:sz="0" w:space="0" w:color="auto"/>
                      </w:divBdr>
                      <w:divsChild>
                        <w:div w:id="1822580572">
                          <w:marLeft w:val="0"/>
                          <w:marRight w:val="0"/>
                          <w:marTop w:val="0"/>
                          <w:marBottom w:val="0"/>
                          <w:divBdr>
                            <w:top w:val="none" w:sz="0" w:space="0" w:color="auto"/>
                            <w:left w:val="none" w:sz="0" w:space="0" w:color="auto"/>
                            <w:bottom w:val="none" w:sz="0" w:space="0" w:color="auto"/>
                            <w:right w:val="none" w:sz="0" w:space="0" w:color="auto"/>
                          </w:divBdr>
                          <w:divsChild>
                            <w:div w:id="1065222173">
                              <w:marLeft w:val="0"/>
                              <w:marRight w:val="0"/>
                              <w:marTop w:val="0"/>
                              <w:marBottom w:val="0"/>
                              <w:divBdr>
                                <w:top w:val="none" w:sz="0" w:space="0" w:color="auto"/>
                                <w:left w:val="none" w:sz="0" w:space="0" w:color="auto"/>
                                <w:bottom w:val="none" w:sz="0" w:space="0" w:color="auto"/>
                                <w:right w:val="none" w:sz="0" w:space="0" w:color="auto"/>
                              </w:divBdr>
                              <w:divsChild>
                                <w:div w:id="94832388">
                                  <w:marLeft w:val="240"/>
                                  <w:marRight w:val="240"/>
                                  <w:marTop w:val="0"/>
                                  <w:marBottom w:val="0"/>
                                  <w:divBdr>
                                    <w:top w:val="none" w:sz="0" w:space="0" w:color="auto"/>
                                    <w:left w:val="none" w:sz="0" w:space="0" w:color="auto"/>
                                    <w:bottom w:val="none" w:sz="0" w:space="0" w:color="auto"/>
                                    <w:right w:val="none" w:sz="0" w:space="0" w:color="auto"/>
                                  </w:divBdr>
                                  <w:divsChild>
                                    <w:div w:id="207572337">
                                      <w:marLeft w:val="0"/>
                                      <w:marRight w:val="0"/>
                                      <w:marTop w:val="0"/>
                                      <w:marBottom w:val="0"/>
                                      <w:divBdr>
                                        <w:top w:val="none" w:sz="0" w:space="0" w:color="auto"/>
                                        <w:left w:val="none" w:sz="0" w:space="0" w:color="auto"/>
                                        <w:bottom w:val="none" w:sz="0" w:space="0" w:color="auto"/>
                                        <w:right w:val="none" w:sz="0" w:space="0" w:color="auto"/>
                                      </w:divBdr>
                                      <w:divsChild>
                                        <w:div w:id="461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0741325">
      <w:bodyDiv w:val="1"/>
      <w:marLeft w:val="0"/>
      <w:marRight w:val="0"/>
      <w:marTop w:val="0"/>
      <w:marBottom w:val="0"/>
      <w:divBdr>
        <w:top w:val="none" w:sz="0" w:space="0" w:color="auto"/>
        <w:left w:val="none" w:sz="0" w:space="0" w:color="auto"/>
        <w:bottom w:val="none" w:sz="0" w:space="0" w:color="auto"/>
        <w:right w:val="none" w:sz="0" w:space="0" w:color="auto"/>
      </w:divBdr>
      <w:divsChild>
        <w:div w:id="1323656807">
          <w:marLeft w:val="0"/>
          <w:marRight w:val="0"/>
          <w:marTop w:val="0"/>
          <w:marBottom w:val="0"/>
          <w:divBdr>
            <w:top w:val="none" w:sz="0" w:space="0" w:color="auto"/>
            <w:left w:val="none" w:sz="0" w:space="0" w:color="auto"/>
            <w:bottom w:val="none" w:sz="0" w:space="0" w:color="auto"/>
            <w:right w:val="none" w:sz="0" w:space="0" w:color="auto"/>
          </w:divBdr>
          <w:divsChild>
            <w:div w:id="1494685536">
              <w:marLeft w:val="0"/>
              <w:marRight w:val="0"/>
              <w:marTop w:val="0"/>
              <w:marBottom w:val="0"/>
              <w:divBdr>
                <w:top w:val="none" w:sz="0" w:space="0" w:color="auto"/>
                <w:left w:val="none" w:sz="0" w:space="0" w:color="auto"/>
                <w:bottom w:val="none" w:sz="0" w:space="0" w:color="auto"/>
                <w:right w:val="none" w:sz="0" w:space="0" w:color="auto"/>
              </w:divBdr>
              <w:divsChild>
                <w:div w:id="1890140640">
                  <w:marLeft w:val="0"/>
                  <w:marRight w:val="0"/>
                  <w:marTop w:val="0"/>
                  <w:marBottom w:val="0"/>
                  <w:divBdr>
                    <w:top w:val="none" w:sz="0" w:space="0" w:color="auto"/>
                    <w:left w:val="none" w:sz="0" w:space="0" w:color="auto"/>
                    <w:bottom w:val="none" w:sz="0" w:space="0" w:color="auto"/>
                    <w:right w:val="none" w:sz="0" w:space="0" w:color="auto"/>
                  </w:divBdr>
                  <w:divsChild>
                    <w:div w:id="902565878">
                      <w:marLeft w:val="0"/>
                      <w:marRight w:val="0"/>
                      <w:marTop w:val="0"/>
                      <w:marBottom w:val="0"/>
                      <w:divBdr>
                        <w:top w:val="none" w:sz="0" w:space="0" w:color="auto"/>
                        <w:left w:val="none" w:sz="0" w:space="0" w:color="auto"/>
                        <w:bottom w:val="none" w:sz="0" w:space="0" w:color="auto"/>
                        <w:right w:val="none" w:sz="0" w:space="0" w:color="auto"/>
                      </w:divBdr>
                      <w:divsChild>
                        <w:div w:id="1771897410">
                          <w:marLeft w:val="0"/>
                          <w:marRight w:val="0"/>
                          <w:marTop w:val="0"/>
                          <w:marBottom w:val="0"/>
                          <w:divBdr>
                            <w:top w:val="none" w:sz="0" w:space="0" w:color="auto"/>
                            <w:left w:val="none" w:sz="0" w:space="0" w:color="auto"/>
                            <w:bottom w:val="none" w:sz="0" w:space="0" w:color="auto"/>
                            <w:right w:val="none" w:sz="0" w:space="0" w:color="auto"/>
                          </w:divBdr>
                          <w:divsChild>
                            <w:div w:id="258177206">
                              <w:marLeft w:val="0"/>
                              <w:marRight w:val="0"/>
                              <w:marTop w:val="0"/>
                              <w:marBottom w:val="0"/>
                              <w:divBdr>
                                <w:top w:val="none" w:sz="0" w:space="0" w:color="auto"/>
                                <w:left w:val="none" w:sz="0" w:space="0" w:color="auto"/>
                                <w:bottom w:val="none" w:sz="0" w:space="0" w:color="auto"/>
                                <w:right w:val="none" w:sz="0" w:space="0" w:color="auto"/>
                              </w:divBdr>
                              <w:divsChild>
                                <w:div w:id="1788039658">
                                  <w:marLeft w:val="240"/>
                                  <w:marRight w:val="240"/>
                                  <w:marTop w:val="0"/>
                                  <w:marBottom w:val="0"/>
                                  <w:divBdr>
                                    <w:top w:val="none" w:sz="0" w:space="0" w:color="auto"/>
                                    <w:left w:val="none" w:sz="0" w:space="0" w:color="auto"/>
                                    <w:bottom w:val="none" w:sz="0" w:space="0" w:color="auto"/>
                                    <w:right w:val="none" w:sz="0" w:space="0" w:color="auto"/>
                                  </w:divBdr>
                                  <w:divsChild>
                                    <w:div w:id="1494292544">
                                      <w:marLeft w:val="0"/>
                                      <w:marRight w:val="0"/>
                                      <w:marTop w:val="0"/>
                                      <w:marBottom w:val="0"/>
                                      <w:divBdr>
                                        <w:top w:val="none" w:sz="0" w:space="0" w:color="auto"/>
                                        <w:left w:val="none" w:sz="0" w:space="0" w:color="auto"/>
                                        <w:bottom w:val="none" w:sz="0" w:space="0" w:color="auto"/>
                                        <w:right w:val="none" w:sz="0" w:space="0" w:color="auto"/>
                                      </w:divBdr>
                                      <w:divsChild>
                                        <w:div w:id="421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hyperlink" Target="http://machete/account/registe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machete/report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machete/accoun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machete/" TargetMode="External"/><Relationship Id="rId19"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footer" Target="footer1.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jpe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download.codeplex.com/Project/Download/FileDownload.aspx?ProjectName=machete&amp;DownloadId=270270"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machete/reports" TargetMode="External"/><Relationship Id="rId41" Type="http://schemas.openxmlformats.org/officeDocument/2006/relationships/oleObject" Target="embeddings/oleObject3.bin"/><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download.codeplex.com/Project/Download/FileDownload.aspx?ProjectName=machete&amp;DownloadId=270413"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5FA790-457C-40E2-957B-745CFD01B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43</Pages>
  <Words>9158</Words>
  <Characters>52202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dc:creator>
  <cp:lastModifiedBy>jimm</cp:lastModifiedBy>
  <cp:revision>5</cp:revision>
  <dcterms:created xsi:type="dcterms:W3CDTF">2011-10-11T05:27:00Z</dcterms:created>
  <dcterms:modified xsi:type="dcterms:W3CDTF">2012-04-15T23:24:00Z</dcterms:modified>
</cp:coreProperties>
</file>